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14:paraId="766477DC" w14:textId="77777777">
        <w:trPr>
          <w:trHeight w:hRule="exact" w:val="1560"/>
          <w:jc w:val="center"/>
        </w:trPr>
        <w:tc>
          <w:tcPr>
            <w:tcW w:w="9212" w:type="dxa"/>
          </w:tcPr>
          <w:p w14:paraId="57EB2618" w14:textId="77777777" w:rsidR="00F255FC" w:rsidRDefault="006506F4">
            <w:pPr>
              <w:pStyle w:val="TF-xpre-capaCABEALHO"/>
            </w:pPr>
            <w:r>
              <w:t>u</w:t>
            </w:r>
            <w:r w:rsidR="00F255FC">
              <w:t>NIVERSIDADE REGIONAL DE BLUMENAU</w:t>
            </w:r>
          </w:p>
          <w:p w14:paraId="732140DB" w14:textId="77777777" w:rsidR="00F255FC" w:rsidRDefault="00F255FC">
            <w:pPr>
              <w:pStyle w:val="TF-xpre-capaCABEALHO"/>
            </w:pPr>
            <w:r>
              <w:t>CENTRO DE CIÊNCIAS EXATAS E NATURAIS</w:t>
            </w:r>
          </w:p>
          <w:p w14:paraId="5DC1FF1A" w14:textId="77777777" w:rsidR="00F255FC" w:rsidRDefault="00F255FC" w:rsidP="00141515">
            <w:pPr>
              <w:pStyle w:val="TF-xpre-capaCABEALHO"/>
            </w:pPr>
            <w:r>
              <w:t xml:space="preserve">CURsO DE </w:t>
            </w:r>
            <w:r w:rsidR="00141515">
              <w:t>SISTEMAS DE INFORMAÇÃO</w:t>
            </w:r>
            <w:r>
              <w:t xml:space="preserve"> – BACHARELADO </w:t>
            </w:r>
          </w:p>
        </w:tc>
      </w:tr>
      <w:tr w:rsidR="00F255FC" w14:paraId="36F7292A" w14:textId="77777777">
        <w:trPr>
          <w:trHeight w:hRule="exact" w:val="11494"/>
          <w:jc w:val="center"/>
        </w:trPr>
        <w:tc>
          <w:tcPr>
            <w:tcW w:w="9212" w:type="dxa"/>
          </w:tcPr>
          <w:p w14:paraId="075736F3" w14:textId="5C7855E6" w:rsidR="00F255FC" w:rsidRDefault="00D05C71">
            <w:pPr>
              <w:pStyle w:val="TF-xpre-capaTTULO"/>
            </w:pPr>
            <w:r>
              <w:t xml:space="preserve">retrotech showcase: </w:t>
            </w:r>
            <w:ins w:id="0" w:author="Dalton Solano dos Reis" w:date="2024-12-06T16:02:00Z" w16du:dateUtc="2024-12-06T19:02:00Z">
              <w:r w:rsidR="00B02815">
                <w:t xml:space="preserve">                                             </w:t>
              </w:r>
            </w:ins>
            <w:r>
              <w:t>viagem no tempo da computação</w:t>
            </w:r>
            <w:r w:rsidR="00F255FC">
              <w:t xml:space="preserve"> </w:t>
            </w:r>
          </w:p>
          <w:p w14:paraId="655356F6" w14:textId="77777777" w:rsidR="00F255FC" w:rsidRDefault="00D05C71">
            <w:pPr>
              <w:pStyle w:val="TF-xpre-capaAUTOR"/>
            </w:pPr>
            <w:r>
              <w:t>guilherme souza dos santos</w:t>
            </w:r>
          </w:p>
          <w:p w14:paraId="37E3BDDA" w14:textId="27CFCE3A" w:rsidR="00D05C71" w:rsidRDefault="00D05C71">
            <w:pPr>
              <w:pStyle w:val="TF-xpre-capaAUTOR"/>
            </w:pPr>
            <w:r>
              <w:t>jennyfer araujo</w:t>
            </w:r>
          </w:p>
        </w:tc>
      </w:tr>
      <w:tr w:rsidR="00F255FC" w14:paraId="626FD40F" w14:textId="77777777">
        <w:trPr>
          <w:trHeight w:hRule="exact" w:val="867"/>
          <w:jc w:val="center"/>
        </w:trPr>
        <w:tc>
          <w:tcPr>
            <w:tcW w:w="9212" w:type="dxa"/>
          </w:tcPr>
          <w:p w14:paraId="42F30959" w14:textId="77777777" w:rsidR="00F255FC" w:rsidRDefault="00F255FC">
            <w:pPr>
              <w:pStyle w:val="TF-xpre-capaLOCAL"/>
            </w:pPr>
            <w:r>
              <w:t>bLUMENAU</w:t>
            </w:r>
          </w:p>
          <w:p w14:paraId="00BA740D" w14:textId="7F4E2F66" w:rsidR="00F255FC" w:rsidRDefault="00FA6F42">
            <w:pPr>
              <w:pStyle w:val="TF-xpre-capaANO"/>
            </w:pPr>
            <w:r>
              <w:t>202</w:t>
            </w:r>
            <w:r w:rsidR="00D05C71">
              <w:t>4</w:t>
            </w:r>
          </w:p>
          <w:p w14:paraId="0C02CC99" w14:textId="77777777" w:rsidR="00F255FC" w:rsidRDefault="00F255FC" w:rsidP="00497EF6">
            <w:pPr>
              <w:pStyle w:val="TF-xpre-capaID"/>
            </w:pPr>
          </w:p>
        </w:tc>
      </w:tr>
    </w:tbl>
    <w:p w14:paraId="77273DEB" w14:textId="77777777" w:rsidR="00F255FC" w:rsidRDefault="00F255FC">
      <w:pPr>
        <w:pStyle w:val="TF-xpre-folharostoAUTOR"/>
        <w:sectPr w:rsidR="00F255FC" w:rsidSect="000F77E3">
          <w:headerReference w:type="even" r:id="rId11"/>
          <w:headerReference w:type="default" r:id="rId12"/>
          <w:pgSz w:w="11907" w:h="16840" w:code="9"/>
          <w:pgMar w:top="1701" w:right="1134" w:bottom="1134" w:left="1701" w:header="720" w:footer="720"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14:paraId="45A7A7F4" w14:textId="77777777">
        <w:trPr>
          <w:trHeight w:hRule="exact" w:val="13046"/>
        </w:trPr>
        <w:tc>
          <w:tcPr>
            <w:tcW w:w="9212" w:type="dxa"/>
            <w:tcBorders>
              <w:top w:val="nil"/>
              <w:left w:val="nil"/>
              <w:bottom w:val="nil"/>
              <w:right w:val="nil"/>
            </w:tcBorders>
          </w:tcPr>
          <w:p w14:paraId="377F4946" w14:textId="2BA362BD" w:rsidR="00F255FC" w:rsidRDefault="00D05C71">
            <w:pPr>
              <w:pStyle w:val="TF-xpre-folharostoAUTOR"/>
            </w:pPr>
            <w:r>
              <w:lastRenderedPageBreak/>
              <w:t>guilherme souza dos santos</w:t>
            </w:r>
          </w:p>
          <w:p w14:paraId="138FED15" w14:textId="7FD807B9" w:rsidR="00D05C71" w:rsidRDefault="00D05C71">
            <w:pPr>
              <w:pStyle w:val="TF-xpre-folharostoAUTOR"/>
            </w:pPr>
            <w:r>
              <w:t>jennyfer araujo</w:t>
            </w:r>
          </w:p>
          <w:p w14:paraId="292AC14C" w14:textId="16B1425A" w:rsidR="00F255FC" w:rsidRDefault="00D05C71">
            <w:pPr>
              <w:pStyle w:val="TF-xpre-folharostoTTULO"/>
            </w:pPr>
            <w:r>
              <w:t>retrotech showcase: viagem no tempo da computação</w:t>
            </w:r>
          </w:p>
          <w:p w14:paraId="6846434B" w14:textId="77777777"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w:t>
            </w:r>
            <w:r w:rsidR="00141515">
              <w:t>Sistemas de Informação</w:t>
            </w:r>
            <w:r w:rsidR="0002602F">
              <w:t xml:space="preserve"> do Centro de Ciências Exatas e Naturais da Universidade </w:t>
            </w:r>
            <w:r>
              <w:t xml:space="preserve">Regional de Blumenau </w:t>
            </w:r>
            <w:r w:rsidR="00F92FC4">
              <w:t xml:space="preserve">como requisito parcial para a obtenção do grau de Bacharel em </w:t>
            </w:r>
            <w:r w:rsidR="00141515">
              <w:t>Sistemas de Informação</w:t>
            </w:r>
            <w:r>
              <w:t>.</w:t>
            </w:r>
          </w:p>
          <w:p w14:paraId="7A53AF5F" w14:textId="61D9E84D" w:rsidR="00F255FC" w:rsidRDefault="00F255FC" w:rsidP="00C96325">
            <w:pPr>
              <w:pStyle w:val="TF-xpre-folharostoORIENTADOR"/>
            </w:pPr>
            <w:r>
              <w:t xml:space="preserve">Prof. </w:t>
            </w:r>
            <w:r w:rsidR="00D05C71">
              <w:t>Dalton Solano dos Reis</w:t>
            </w:r>
            <w:r>
              <w:t xml:space="preserve">, </w:t>
            </w:r>
            <w:r w:rsidR="00D05C71">
              <w:t>Mestre</w:t>
            </w:r>
            <w:r>
              <w:t xml:space="preserve"> </w:t>
            </w:r>
            <w:r w:rsidR="00D05C71">
              <w:t>–</w:t>
            </w:r>
            <w:r>
              <w:t xml:space="preserve"> Orientador</w:t>
            </w:r>
          </w:p>
          <w:p w14:paraId="6A908769" w14:textId="5A62C82E" w:rsidR="00D05C71" w:rsidRDefault="00D05C71" w:rsidP="00C96325">
            <w:pPr>
              <w:pStyle w:val="TF-xpre-folharostoORIENTADOR"/>
            </w:pPr>
            <w:r>
              <w:t xml:space="preserve">Miguel Alexandre </w:t>
            </w:r>
            <w:proofErr w:type="spellStart"/>
            <w:r>
              <w:t>Wisintainer</w:t>
            </w:r>
            <w:proofErr w:type="spellEnd"/>
            <w:r>
              <w:t xml:space="preserve"> - Mentor</w:t>
            </w:r>
          </w:p>
        </w:tc>
      </w:tr>
      <w:tr w:rsidR="00F255FC" w14:paraId="15E25DC0" w14:textId="77777777" w:rsidTr="007D392B">
        <w:trPr>
          <w:trHeight w:hRule="exact" w:val="839"/>
        </w:trPr>
        <w:tc>
          <w:tcPr>
            <w:tcW w:w="9212" w:type="dxa"/>
            <w:tcBorders>
              <w:top w:val="nil"/>
              <w:left w:val="nil"/>
              <w:bottom w:val="nil"/>
              <w:right w:val="nil"/>
            </w:tcBorders>
          </w:tcPr>
          <w:p w14:paraId="4BE30931" w14:textId="77777777" w:rsidR="00F255FC" w:rsidRDefault="00F255FC">
            <w:pPr>
              <w:pStyle w:val="TF-xpre-folharostoLOCAL"/>
            </w:pPr>
            <w:r>
              <w:t>bLUMENAU</w:t>
            </w:r>
          </w:p>
          <w:p w14:paraId="5FE47690" w14:textId="7C62C4C5" w:rsidR="00F255FC" w:rsidRDefault="00FA6F42">
            <w:pPr>
              <w:pStyle w:val="TF-xpre-folharostoANO"/>
            </w:pPr>
            <w:r>
              <w:t>202</w:t>
            </w:r>
            <w:r w:rsidR="00D05C71">
              <w:t>4</w:t>
            </w:r>
          </w:p>
          <w:p w14:paraId="5AA56361" w14:textId="77777777" w:rsidR="00F255FC" w:rsidRDefault="00F255FC">
            <w:pPr>
              <w:pStyle w:val="TF-xpre-folharostoID"/>
            </w:pPr>
          </w:p>
        </w:tc>
      </w:tr>
      <w:tr w:rsidR="00F255FC" w:rsidRPr="007D392B" w14:paraId="5699C7B1" w14:textId="77777777" w:rsidTr="007D392B">
        <w:trPr>
          <w:trHeight w:hRule="exact" w:val="13471"/>
        </w:trPr>
        <w:tc>
          <w:tcPr>
            <w:tcW w:w="9212" w:type="dxa"/>
            <w:tcBorders>
              <w:top w:val="nil"/>
              <w:left w:val="nil"/>
              <w:bottom w:val="nil"/>
              <w:right w:val="nil"/>
            </w:tcBorders>
          </w:tcPr>
          <w:p w14:paraId="28335C9A" w14:textId="77777777" w:rsidR="007D392B" w:rsidRDefault="007D392B" w:rsidP="007D392B">
            <w:pPr>
              <w:pStyle w:val="TF-xpre-folhaaprovaoFUNO"/>
              <w:jc w:val="center"/>
              <w:rPr>
                <w:sz w:val="48"/>
                <w:szCs w:val="48"/>
              </w:rPr>
            </w:pPr>
          </w:p>
          <w:p w14:paraId="55744F38" w14:textId="77777777" w:rsidR="007D392B" w:rsidRDefault="007D392B" w:rsidP="007D392B">
            <w:pPr>
              <w:pStyle w:val="TF-xpre-folhaaprovaoFUNO"/>
              <w:jc w:val="center"/>
              <w:rPr>
                <w:sz w:val="48"/>
                <w:szCs w:val="48"/>
              </w:rPr>
            </w:pPr>
          </w:p>
          <w:p w14:paraId="6A0FF7ED" w14:textId="77777777" w:rsidR="007D392B" w:rsidRDefault="007D392B" w:rsidP="007D392B">
            <w:pPr>
              <w:pStyle w:val="TF-xpre-folhaaprovaoFUNO"/>
              <w:jc w:val="center"/>
              <w:rPr>
                <w:sz w:val="48"/>
                <w:szCs w:val="48"/>
              </w:rPr>
            </w:pPr>
          </w:p>
          <w:p w14:paraId="01A71E1C" w14:textId="77777777" w:rsidR="007D392B" w:rsidRDefault="007D392B" w:rsidP="007D392B">
            <w:pPr>
              <w:pStyle w:val="TF-xpre-folhaaprovaoFUNO"/>
              <w:jc w:val="center"/>
              <w:rPr>
                <w:sz w:val="48"/>
                <w:szCs w:val="48"/>
              </w:rPr>
            </w:pPr>
          </w:p>
          <w:p w14:paraId="033AD7F1" w14:textId="77777777" w:rsidR="007D392B" w:rsidRDefault="007D392B" w:rsidP="007D392B">
            <w:pPr>
              <w:pStyle w:val="TF-xpre-folhaaprovaoFUNO"/>
              <w:jc w:val="center"/>
              <w:rPr>
                <w:sz w:val="48"/>
                <w:szCs w:val="48"/>
              </w:rPr>
            </w:pPr>
          </w:p>
          <w:p w14:paraId="037ADBC6" w14:textId="77777777" w:rsidR="007D392B" w:rsidRDefault="007D392B" w:rsidP="007D392B">
            <w:pPr>
              <w:pStyle w:val="TF-xpre-folhaaprovaoFUNO"/>
              <w:jc w:val="center"/>
              <w:rPr>
                <w:sz w:val="48"/>
                <w:szCs w:val="48"/>
              </w:rPr>
            </w:pPr>
          </w:p>
          <w:p w14:paraId="1B4DE1C8" w14:textId="77777777" w:rsidR="007D392B" w:rsidRDefault="007D392B" w:rsidP="007D392B">
            <w:pPr>
              <w:pStyle w:val="TF-xpre-folhaaprovaoFUNO"/>
              <w:jc w:val="center"/>
              <w:rPr>
                <w:sz w:val="48"/>
                <w:szCs w:val="48"/>
              </w:rPr>
            </w:pPr>
          </w:p>
          <w:p w14:paraId="15DB6C41" w14:textId="77777777" w:rsidR="00F255FC" w:rsidRPr="007D392B" w:rsidRDefault="007D392B" w:rsidP="007D392B">
            <w:pPr>
              <w:pStyle w:val="TF-xpre-folhaaprovaoFUNO"/>
              <w:jc w:val="center"/>
              <w:rPr>
                <w:sz w:val="48"/>
                <w:szCs w:val="48"/>
              </w:rPr>
            </w:pPr>
            <w:r w:rsidRPr="007D392B">
              <w:rPr>
                <w:sz w:val="48"/>
                <w:szCs w:val="48"/>
              </w:rPr>
              <w:t>Esta página deverá ser substituída pela folha de assinaturas entregue na Banca.</w:t>
            </w:r>
          </w:p>
          <w:p w14:paraId="1DD4B5A2" w14:textId="77777777" w:rsidR="007D392B" w:rsidRPr="007D392B" w:rsidRDefault="007D392B" w:rsidP="007D392B">
            <w:pPr>
              <w:pStyle w:val="TF-xpre-folhaaprovaoFUNO"/>
              <w:jc w:val="center"/>
              <w:rPr>
                <w:sz w:val="48"/>
                <w:szCs w:val="48"/>
              </w:rPr>
            </w:pPr>
          </w:p>
          <w:p w14:paraId="0448CE4A" w14:textId="77777777" w:rsidR="007D392B" w:rsidRDefault="007D392B" w:rsidP="007D392B">
            <w:pPr>
              <w:pStyle w:val="TF-xpre-folhaaprovaoFUNO"/>
              <w:jc w:val="center"/>
              <w:rPr>
                <w:sz w:val="48"/>
                <w:szCs w:val="48"/>
              </w:rPr>
            </w:pPr>
            <w:r w:rsidRPr="007D392B">
              <w:rPr>
                <w:sz w:val="48"/>
                <w:szCs w:val="48"/>
              </w:rPr>
              <w:t>Digitalize a folha e cole aqui</w:t>
            </w:r>
            <w:r>
              <w:rPr>
                <w:sz w:val="48"/>
                <w:szCs w:val="48"/>
              </w:rPr>
              <w:t xml:space="preserve"> para a entrega da versão final do TCC</w:t>
            </w:r>
            <w:r w:rsidRPr="007D392B">
              <w:rPr>
                <w:sz w:val="48"/>
                <w:szCs w:val="48"/>
              </w:rPr>
              <w:t xml:space="preserve">. </w:t>
            </w:r>
          </w:p>
          <w:p w14:paraId="781E9677" w14:textId="77777777" w:rsidR="007D392B" w:rsidRDefault="007D392B" w:rsidP="007D392B">
            <w:pPr>
              <w:pStyle w:val="TF-xpre-folhaaprovaoFUNO"/>
              <w:jc w:val="center"/>
              <w:rPr>
                <w:sz w:val="48"/>
                <w:szCs w:val="48"/>
              </w:rPr>
            </w:pPr>
          </w:p>
          <w:p w14:paraId="487F4C2A" w14:textId="77777777" w:rsidR="007D392B" w:rsidRPr="007D392B" w:rsidRDefault="007D392B" w:rsidP="007D392B">
            <w:pPr>
              <w:pStyle w:val="TF-xpre-folhaaprovaoFUNO"/>
              <w:jc w:val="center"/>
              <w:rPr>
                <w:sz w:val="48"/>
                <w:szCs w:val="48"/>
              </w:rPr>
            </w:pPr>
            <w:r w:rsidRPr="007D392B">
              <w:rPr>
                <w:sz w:val="48"/>
                <w:szCs w:val="48"/>
              </w:rPr>
              <w:t>Atenção</w:t>
            </w:r>
            <w:r>
              <w:rPr>
                <w:sz w:val="48"/>
                <w:szCs w:val="48"/>
              </w:rPr>
              <w:t xml:space="preserve">: não ultrapasse </w:t>
            </w:r>
            <w:r w:rsidRPr="007D392B">
              <w:rPr>
                <w:sz w:val="48"/>
                <w:szCs w:val="48"/>
              </w:rPr>
              <w:t>as margens!</w:t>
            </w:r>
          </w:p>
        </w:tc>
      </w:tr>
      <w:tr w:rsidR="00F255FC" w14:paraId="4EF804E1" w14:textId="77777777" w:rsidTr="007D392B">
        <w:trPr>
          <w:trHeight w:hRule="exact" w:val="412"/>
        </w:trPr>
        <w:tc>
          <w:tcPr>
            <w:tcW w:w="9212" w:type="dxa"/>
            <w:tcBorders>
              <w:top w:val="nil"/>
              <w:left w:val="nil"/>
              <w:bottom w:val="nil"/>
              <w:right w:val="nil"/>
            </w:tcBorders>
          </w:tcPr>
          <w:p w14:paraId="648EA25F" w14:textId="77777777" w:rsidR="00F255FC" w:rsidRDefault="00F255FC">
            <w:pPr>
              <w:pStyle w:val="TF-xpre-folhaaprovaoDATA"/>
            </w:pPr>
          </w:p>
        </w:tc>
      </w:tr>
    </w:tbl>
    <w:p w14:paraId="7B2E47C8" w14:textId="77777777" w:rsidR="00215872" w:rsidRDefault="00215872" w:rsidP="00215872">
      <w:pPr>
        <w:pStyle w:val="TF-xpre-dedicatria"/>
      </w:pPr>
    </w:p>
    <w:p w14:paraId="1BE01AEF" w14:textId="34649A89" w:rsidR="00F255FC" w:rsidRDefault="00D05C71" w:rsidP="00215872">
      <w:pPr>
        <w:pStyle w:val="TF-xpre-dedicatria"/>
      </w:pPr>
      <w:r w:rsidRPr="00D05C71">
        <w:t>Dedicamos este trabalho às nossas respectivas famílias, que sempre nos apoiaram durante a nossa jornada acadêmica e à todas as pessoas que, de alguma forma, contribuíram com seu conhecimento, incentivo e apoio, tornando possível a realização deste projeto.</w:t>
      </w:r>
    </w:p>
    <w:p w14:paraId="7F760B93" w14:textId="77777777" w:rsidR="00F255FC" w:rsidRDefault="00F255FC">
      <w:pPr>
        <w:pStyle w:val="TF-xpre-agradecimentosTTULO"/>
      </w:pPr>
      <w:r>
        <w:lastRenderedPageBreak/>
        <w:t>AGRADECIMENTOS</w:t>
      </w:r>
    </w:p>
    <w:p w14:paraId="6EA714EA" w14:textId="3984AF41" w:rsidR="00AE08DB" w:rsidRDefault="009D30FA">
      <w:pPr>
        <w:pStyle w:val="TF-xpre-agradecimentosTEXTO"/>
      </w:pPr>
      <w:r>
        <w:t xml:space="preserve"> </w:t>
      </w:r>
      <w:r w:rsidR="00AE08DB" w:rsidRPr="00D855D8">
        <w:rPr>
          <w:highlight w:val="yellow"/>
          <w:rPrChange w:id="1" w:author="Dalton Solano dos Reis" w:date="2024-12-06T16:44:00Z" w16du:dateUtc="2024-12-06T19:44:00Z">
            <w:rPr/>
          </w:rPrChange>
        </w:rPr>
        <w:t>[Colocar menções</w:t>
      </w:r>
      <w:r w:rsidR="00AE08DB">
        <w:t xml:space="preserve"> a quem tenha contribuído, de alguma forma, para a realização do trabalho.]</w:t>
      </w:r>
    </w:p>
    <w:p w14:paraId="32442429" w14:textId="7B2C00AC" w:rsidR="00215872" w:rsidRDefault="00215872">
      <w:pPr>
        <w:pStyle w:val="TF-xpre-agradecimentosTEXTO"/>
      </w:pPr>
      <w:r>
        <w:br w:type="page"/>
      </w:r>
    </w:p>
    <w:p w14:paraId="1ADA416F" w14:textId="77777777" w:rsidR="00F255FC" w:rsidRDefault="005A4952">
      <w:pPr>
        <w:pStyle w:val="TF-xpre-epgrafeTEXTO"/>
      </w:pPr>
      <w:r w:rsidRPr="00D855D8">
        <w:rPr>
          <w:highlight w:val="yellow"/>
          <w:rPrChange w:id="2" w:author="Dalton Solano dos Reis" w:date="2024-12-06T16:44:00Z" w16du:dateUtc="2024-12-06T19:44:00Z">
            <w:rPr/>
          </w:rPrChange>
        </w:rPr>
        <w:lastRenderedPageBreak/>
        <w:t>[Epígrafe</w:t>
      </w:r>
      <w:r>
        <w:t>: frase que o estudante considera significativa para sua vida ou para o contexto do trabalho</w:t>
      </w:r>
      <w:r w:rsidR="00F255FC">
        <w:t>.</w:t>
      </w:r>
      <w:r w:rsidR="00B70056">
        <w:t xml:space="preserve"> Colocar a partir do meio da página.</w:t>
      </w:r>
      <w:r>
        <w:t>]</w:t>
      </w:r>
    </w:p>
    <w:p w14:paraId="420CEC82" w14:textId="77777777" w:rsidR="00F255FC" w:rsidRDefault="005A4952">
      <w:pPr>
        <w:pStyle w:val="TF-xpre-epgrafeAUTOR"/>
      </w:pPr>
      <w:r>
        <w:t>[Autor da Epígrafe]</w:t>
      </w:r>
    </w:p>
    <w:p w14:paraId="04D9FF03" w14:textId="77777777" w:rsidR="00F255FC" w:rsidRDefault="00F255FC">
      <w:pPr>
        <w:pStyle w:val="TF-xpre-resumoTTULO"/>
      </w:pPr>
      <w:r>
        <w:lastRenderedPageBreak/>
        <w:t>RESUMO</w:t>
      </w:r>
    </w:p>
    <w:p w14:paraId="7E30D571" w14:textId="058DB670" w:rsidR="003D5E09" w:rsidRDefault="0051311C" w:rsidP="00126D13">
      <w:pPr>
        <w:pStyle w:val="TF-xpre-resumoTEXTO"/>
      </w:pPr>
      <w:r w:rsidRPr="0051311C">
        <w:t xml:space="preserve">Esta monografia apresenta o desenvolvimento do aplicativo móvel </w:t>
      </w:r>
      <w:proofErr w:type="spellStart"/>
      <w:r w:rsidRPr="0051311C">
        <w:t>RetroTech</w:t>
      </w:r>
      <w:proofErr w:type="spellEnd"/>
      <w:r w:rsidRPr="0051311C">
        <w:t xml:space="preserve"> </w:t>
      </w:r>
      <w:proofErr w:type="spellStart"/>
      <w:r w:rsidRPr="0051311C">
        <w:t>Showcase</w:t>
      </w:r>
      <w:proofErr w:type="spellEnd"/>
      <w:r w:rsidRPr="0051311C">
        <w:t>, concebido para a digitalização e exibição interativa do acervo de peças históricas do Departamento de Sistemas e Computação (DSC) da Universidade Regional de Blumenau (FURB). Além de oferecer uma plataforma digital que complementa as exposições físicas, o aplicativo inclui um recurso de jogo educativo (</w:t>
      </w:r>
      <w:proofErr w:type="spellStart"/>
      <w:r w:rsidRPr="0051311C">
        <w:t>quizz</w:t>
      </w:r>
      <w:proofErr w:type="spellEnd"/>
      <w:r w:rsidRPr="0051311C">
        <w:t>), promovendo a interação dos usuários com o conteúdo do acervo de forma dinâmica e enriquecedora.</w:t>
      </w:r>
      <w:r>
        <w:t xml:space="preserve"> </w:t>
      </w:r>
      <w:r w:rsidR="00126D13">
        <w:t>A metodologia utilizada incluiu a definição de uma ontologia própria, baseada em padrões como Dublin Core e CIDOC-CRM, para a estruturação do acervo, contemplando informações como nome da peça, fabricante, ano, descrição e curiosidades. O desenvolvimento técnico foi realizado com a utilização de tecnologias</w:t>
      </w:r>
      <w:del w:id="3" w:author="Dalton Solano dos Reis" w:date="2024-12-06T16:46:00Z" w16du:dateUtc="2024-12-06T19:46:00Z">
        <w:r w:rsidR="00126D13" w:rsidDel="00D855D8">
          <w:delText xml:space="preserve"> modernas</w:delText>
        </w:r>
      </w:del>
      <w:r w:rsidR="00126D13">
        <w:t xml:space="preserve">, incluindo </w:t>
      </w:r>
      <w:proofErr w:type="spellStart"/>
      <w:r w:rsidR="00126D13">
        <w:t>React</w:t>
      </w:r>
      <w:proofErr w:type="spellEnd"/>
      <w:r w:rsidR="00126D13">
        <w:t xml:space="preserve"> </w:t>
      </w:r>
      <w:proofErr w:type="spellStart"/>
      <w:r w:rsidR="00126D13">
        <w:t>Native</w:t>
      </w:r>
      <w:proofErr w:type="spellEnd"/>
      <w:r w:rsidR="00126D13">
        <w:t xml:space="preserve"> para o </w:t>
      </w:r>
      <w:proofErr w:type="spellStart"/>
      <w:r w:rsidR="00126D13">
        <w:t>frontend</w:t>
      </w:r>
      <w:proofErr w:type="spellEnd"/>
      <w:r w:rsidR="00126D13">
        <w:t xml:space="preserve">, </w:t>
      </w:r>
      <w:proofErr w:type="spellStart"/>
      <w:r w:rsidR="00126D13">
        <w:t>ExpoGo</w:t>
      </w:r>
      <w:proofErr w:type="spellEnd"/>
      <w:r w:rsidR="00126D13">
        <w:t xml:space="preserve"> para suporte multiplataforma e </w:t>
      </w:r>
      <w:proofErr w:type="spellStart"/>
      <w:r w:rsidR="00126D13">
        <w:t>Firebase</w:t>
      </w:r>
      <w:proofErr w:type="spellEnd"/>
      <w:r w:rsidR="00126D13">
        <w:t xml:space="preserve"> para gerenciamento de </w:t>
      </w:r>
      <w:proofErr w:type="spellStart"/>
      <w:r w:rsidR="00126D13">
        <w:t>backend</w:t>
      </w:r>
      <w:proofErr w:type="spellEnd"/>
      <w:r w:rsidR="00126D13">
        <w:t xml:space="preserve"> e armazenamento. Além disso, foram adotadas abordagens de engenharia de software para levantamento de requisitos e especificações, guiadas por diretrizes de design centradas na usabilidade e </w:t>
      </w:r>
      <w:commentRangeStart w:id="4"/>
      <w:r w:rsidR="00126D13">
        <w:t>acessibilidade</w:t>
      </w:r>
      <w:commentRangeEnd w:id="4"/>
      <w:r w:rsidR="00D855D8">
        <w:rPr>
          <w:rStyle w:val="Refdecomentrio"/>
        </w:rPr>
        <w:commentReference w:id="4"/>
      </w:r>
      <w:r w:rsidR="00126D13">
        <w:t xml:space="preserve">. Os testes realizados com usuários validaram a eficácia do aplicativo em oferecer uma navegação intuitiva e explorar o acervo de forma organizada e detalhada, destacando seu potencial para promover a valorização e disseminação do patrimônio tecnológico e histórico da computação. Os resultados indicam que o </w:t>
      </w:r>
      <w:proofErr w:type="spellStart"/>
      <w:r w:rsidR="00126D13">
        <w:t>RetroTech</w:t>
      </w:r>
      <w:proofErr w:type="spellEnd"/>
      <w:r w:rsidR="00126D13">
        <w:t xml:space="preserve"> </w:t>
      </w:r>
      <w:proofErr w:type="spellStart"/>
      <w:r w:rsidR="00126D13">
        <w:t>Showcase</w:t>
      </w:r>
      <w:proofErr w:type="spellEnd"/>
      <w:r w:rsidR="00126D13">
        <w:t xml:space="preserve"> atende aos objetivos propostos, apresentando-se como uma solução robusta, acessível e educativa. O trabalho também abre possibilidades para futuras extensões, como a integração de recursos de realidade aumentada e a ampliação do acervo digital, consolidando sua contribuição para a preservação e democratização do conhecimento sobre a história da computação.</w:t>
      </w:r>
    </w:p>
    <w:p w14:paraId="640AD092" w14:textId="333F8D1B" w:rsidR="00F255FC" w:rsidRPr="00B02815" w:rsidRDefault="003D5E09" w:rsidP="005A4952">
      <w:pPr>
        <w:pStyle w:val="TF-xpre-resumoPALAVRAS-CHAVE"/>
        <w:rPr>
          <w:lang w:val="en-US"/>
        </w:rPr>
      </w:pPr>
      <w:r>
        <w:t>Palavras</w:t>
      </w:r>
      <w:r w:rsidR="00F255FC">
        <w:t xml:space="preserve">-chave: </w:t>
      </w:r>
      <w:r w:rsidR="00126D13" w:rsidRPr="00126D13">
        <w:t xml:space="preserve">História da Computação. Aplicativo Móvel. </w:t>
      </w:r>
      <w:commentRangeStart w:id="5"/>
      <w:r w:rsidR="00126D13" w:rsidRPr="00126D13">
        <w:t>Usabilidade</w:t>
      </w:r>
      <w:commentRangeEnd w:id="5"/>
      <w:r w:rsidR="00D855D8">
        <w:rPr>
          <w:rStyle w:val="Refdecomentrio"/>
        </w:rPr>
        <w:commentReference w:id="5"/>
      </w:r>
      <w:r w:rsidR="00126D13" w:rsidRPr="00126D13">
        <w:t xml:space="preserve">. Acervo Digital. </w:t>
      </w:r>
      <w:r w:rsidR="00126D13" w:rsidRPr="00B02815">
        <w:rPr>
          <w:lang w:val="en-US"/>
        </w:rPr>
        <w:t xml:space="preserve">Firebase. </w:t>
      </w:r>
      <w:proofErr w:type="spellStart"/>
      <w:r w:rsidR="00126D13" w:rsidRPr="00B02815">
        <w:rPr>
          <w:lang w:val="en-US"/>
        </w:rPr>
        <w:t>ExpoGo</w:t>
      </w:r>
      <w:proofErr w:type="spellEnd"/>
      <w:r w:rsidR="00126D13" w:rsidRPr="00B02815">
        <w:rPr>
          <w:lang w:val="en-US"/>
        </w:rPr>
        <w:t>. React Native</w:t>
      </w:r>
      <w:r w:rsidRPr="00B02815">
        <w:rPr>
          <w:lang w:val="en-US"/>
        </w:rPr>
        <w:t>.</w:t>
      </w:r>
      <w:r w:rsidR="0051311C" w:rsidRPr="00B02815">
        <w:rPr>
          <w:lang w:val="en-US"/>
        </w:rPr>
        <w:t xml:space="preserve"> </w:t>
      </w:r>
      <w:proofErr w:type="spellStart"/>
      <w:r w:rsidR="0051311C" w:rsidRPr="00B02815">
        <w:rPr>
          <w:lang w:val="en-US"/>
        </w:rPr>
        <w:t>Quizz</w:t>
      </w:r>
      <w:proofErr w:type="spellEnd"/>
      <w:r w:rsidR="0051311C" w:rsidRPr="00B02815">
        <w:rPr>
          <w:lang w:val="en-US"/>
        </w:rPr>
        <w:t>.</w:t>
      </w:r>
    </w:p>
    <w:p w14:paraId="586F54A6" w14:textId="77777777" w:rsidR="00F255FC" w:rsidRPr="00B02815" w:rsidRDefault="00F255FC">
      <w:pPr>
        <w:pStyle w:val="TF-xpre-abstractTTULO"/>
        <w:rPr>
          <w:lang w:val="en-US"/>
        </w:rPr>
      </w:pPr>
      <w:r w:rsidRPr="00B02815">
        <w:rPr>
          <w:lang w:val="en-US"/>
        </w:rPr>
        <w:lastRenderedPageBreak/>
        <w:t>ABSTRACT</w:t>
      </w:r>
    </w:p>
    <w:p w14:paraId="420F414A" w14:textId="669FF75A" w:rsidR="00F255FC" w:rsidRPr="00B02815" w:rsidRDefault="0051311C" w:rsidP="00126D13">
      <w:pPr>
        <w:pStyle w:val="TF-xpre-abstractTEXTO"/>
        <w:rPr>
          <w:iCs/>
          <w:lang w:val="en-US"/>
        </w:rPr>
      </w:pPr>
      <w:r w:rsidRPr="00B02815">
        <w:rPr>
          <w:iCs/>
          <w:lang w:val="en-US"/>
        </w:rPr>
        <w:t xml:space="preserve">This monograph presents the development of the mobile application </w:t>
      </w:r>
      <w:proofErr w:type="spellStart"/>
      <w:r w:rsidRPr="00B02815">
        <w:rPr>
          <w:iCs/>
          <w:lang w:val="en-US"/>
        </w:rPr>
        <w:t>RetroTech</w:t>
      </w:r>
      <w:proofErr w:type="spellEnd"/>
      <w:r w:rsidRPr="00B02815">
        <w:rPr>
          <w:iCs/>
          <w:lang w:val="en-US"/>
        </w:rPr>
        <w:t xml:space="preserve"> Showcase, designed for the digitization and interactive display of the historical collection from the Department of Systems and Computing (DSC) at the Regional University of Blumenau (FURB). In addition to offering a digital platform that complements physical exhibitions, the application includes an educational game feature (</w:t>
      </w:r>
      <w:proofErr w:type="spellStart"/>
      <w:r w:rsidRPr="00B02815">
        <w:rPr>
          <w:iCs/>
          <w:lang w:val="en-US"/>
        </w:rPr>
        <w:t>quizz</w:t>
      </w:r>
      <w:proofErr w:type="spellEnd"/>
      <w:r w:rsidRPr="00B02815">
        <w:rPr>
          <w:iCs/>
          <w:lang w:val="en-US"/>
        </w:rPr>
        <w:t xml:space="preserve">), fostering user interaction with the collection's content dynamically and engagingly. The methodology employed involved defining a custom ontology based on standards such as Dublin Core and CIDOC-CRM to structure the collection, encompassing information such as the item's name, manufacturer, year, description, and curiosities. The technical development utilized modern technologies, including React Native for the frontend, </w:t>
      </w:r>
      <w:proofErr w:type="spellStart"/>
      <w:r w:rsidRPr="00B02815">
        <w:rPr>
          <w:iCs/>
          <w:lang w:val="en-US"/>
        </w:rPr>
        <w:t>ExpoGo</w:t>
      </w:r>
      <w:proofErr w:type="spellEnd"/>
      <w:r w:rsidRPr="00B02815">
        <w:rPr>
          <w:iCs/>
          <w:lang w:val="en-US"/>
        </w:rPr>
        <w:t xml:space="preserve"> for cross-platform support, and Firebase for backend management and storage. Additionally, software engineering approaches were adopted for requirements elicitation and specification, guided by design principles focused on usability and accessibility. User testing validated the application's effectiveness in providing intuitive navigation and enabling detailed and organized exploration of the collection, emphasizing its potential to promote the appreciation and dissemination of technological and historical computing heritage. The results indicate that </w:t>
      </w:r>
      <w:proofErr w:type="spellStart"/>
      <w:r w:rsidRPr="00B02815">
        <w:rPr>
          <w:iCs/>
          <w:lang w:val="en-US"/>
        </w:rPr>
        <w:t>RetroTech</w:t>
      </w:r>
      <w:proofErr w:type="spellEnd"/>
      <w:r w:rsidRPr="00B02815">
        <w:rPr>
          <w:iCs/>
          <w:lang w:val="en-US"/>
        </w:rPr>
        <w:t xml:space="preserve"> Showcase meets its proposed objectives, presenting itself as a robust, accessible, and educational solution. The work also opens possibilities for future extensions, such as integrating augmented reality features and expanding the digital collection, consolidating its contribution to the preservation and democratization of knowledge about computing history.</w:t>
      </w:r>
    </w:p>
    <w:p w14:paraId="5E489DAE" w14:textId="00838FF7" w:rsidR="00F255FC" w:rsidRDefault="00F255FC">
      <w:pPr>
        <w:pStyle w:val="TF-xpre-abstractKEY-WORDS"/>
      </w:pPr>
      <w:r w:rsidRPr="00B02815">
        <w:rPr>
          <w:lang w:val="en-US"/>
        </w:rPr>
        <w:t xml:space="preserve">Key-words: </w:t>
      </w:r>
      <w:r w:rsidR="00126D13" w:rsidRPr="00B02815">
        <w:rPr>
          <w:lang w:val="en-US"/>
        </w:rPr>
        <w:t xml:space="preserve">Computing history. Mobile application. Usability. Digital collection. Firebase. </w:t>
      </w:r>
      <w:proofErr w:type="spellStart"/>
      <w:r w:rsidR="00126D13" w:rsidRPr="00B02815">
        <w:rPr>
          <w:lang w:val="en-US"/>
        </w:rPr>
        <w:t>ExpoGo</w:t>
      </w:r>
      <w:proofErr w:type="spellEnd"/>
      <w:r w:rsidR="00126D13" w:rsidRPr="00B02815">
        <w:rPr>
          <w:lang w:val="en-US"/>
        </w:rPr>
        <w:t xml:space="preserve">. </w:t>
      </w:r>
      <w:proofErr w:type="spellStart"/>
      <w:r w:rsidR="00126D13" w:rsidRPr="00126D13">
        <w:t>React</w:t>
      </w:r>
      <w:proofErr w:type="spellEnd"/>
      <w:r w:rsidR="00126D13" w:rsidRPr="00126D13">
        <w:t xml:space="preserve"> </w:t>
      </w:r>
      <w:proofErr w:type="spellStart"/>
      <w:r w:rsidR="00126D13" w:rsidRPr="00126D13">
        <w:t>Native</w:t>
      </w:r>
      <w:proofErr w:type="spellEnd"/>
      <w:r w:rsidR="00126D13" w:rsidRPr="00126D13">
        <w:t>.</w:t>
      </w:r>
      <w:r w:rsidR="0051311C">
        <w:t xml:space="preserve"> </w:t>
      </w:r>
      <w:proofErr w:type="spellStart"/>
      <w:r w:rsidR="0051311C">
        <w:t>Quizz</w:t>
      </w:r>
      <w:proofErr w:type="spellEnd"/>
      <w:r w:rsidR="0051311C">
        <w:t>.</w:t>
      </w:r>
    </w:p>
    <w:p w14:paraId="22D60856" w14:textId="689B52C0" w:rsidR="00F255FC" w:rsidRDefault="00F255FC">
      <w:pPr>
        <w:pStyle w:val="TF-xpre-abstractKEY-WORDS"/>
      </w:pPr>
    </w:p>
    <w:p w14:paraId="080A82D8" w14:textId="77777777" w:rsidR="00F255FC" w:rsidRDefault="00F255FC">
      <w:pPr>
        <w:pStyle w:val="TF-xpre-listadeilustraesTTULO"/>
      </w:pPr>
      <w:r>
        <w:lastRenderedPageBreak/>
        <w:t xml:space="preserve">LISTA DE </w:t>
      </w:r>
      <w:r w:rsidR="001C5CBB">
        <w:t>Figuras</w:t>
      </w:r>
    </w:p>
    <w:p w14:paraId="03920377" w14:textId="058B9567" w:rsidR="00354688" w:rsidRDefault="006426D5">
      <w:pPr>
        <w:pStyle w:val="ndicedeilustraes"/>
        <w:tabs>
          <w:tab w:val="right" w:leader="dot" w:pos="9062"/>
        </w:tabs>
        <w:rPr>
          <w:rFonts w:asciiTheme="minorHAnsi" w:eastAsiaTheme="minorEastAsia" w:hAnsiTheme="minorHAnsi" w:cstheme="minorBidi"/>
          <w:noProof/>
          <w:kern w:val="2"/>
          <w14:ligatures w14:val="standardContextual"/>
        </w:rPr>
      </w:pPr>
      <w:r>
        <w:rPr>
          <w:b/>
          <w:caps/>
          <w:lang w:val="en-US"/>
        </w:rPr>
        <w:fldChar w:fldCharType="begin"/>
      </w:r>
      <w:r>
        <w:rPr>
          <w:b/>
          <w:caps/>
          <w:lang w:val="en-US"/>
        </w:rPr>
        <w:instrText xml:space="preserve"> TOC \h \z \c "Figura" </w:instrText>
      </w:r>
      <w:r>
        <w:rPr>
          <w:b/>
          <w:caps/>
          <w:lang w:val="en-US"/>
        </w:rPr>
        <w:fldChar w:fldCharType="separate"/>
      </w:r>
      <w:hyperlink w:anchor="_Toc184063783" w:history="1">
        <w:r w:rsidR="00354688" w:rsidRPr="00C731BE">
          <w:rPr>
            <w:rStyle w:val="Hyperlink"/>
          </w:rPr>
          <w:t>Figura 1 - Exemplo da Calculadora Hewlett-Packard HP-21configurada no Firebase</w:t>
        </w:r>
        <w:r w:rsidR="00354688">
          <w:rPr>
            <w:noProof/>
            <w:webHidden/>
          </w:rPr>
          <w:tab/>
        </w:r>
        <w:r w:rsidR="00354688">
          <w:rPr>
            <w:noProof/>
            <w:webHidden/>
          </w:rPr>
          <w:fldChar w:fldCharType="begin"/>
        </w:r>
        <w:r w:rsidR="00354688">
          <w:rPr>
            <w:noProof/>
            <w:webHidden/>
          </w:rPr>
          <w:instrText xml:space="preserve"> PAGEREF _Toc184063783 \h </w:instrText>
        </w:r>
        <w:r w:rsidR="00354688">
          <w:rPr>
            <w:noProof/>
            <w:webHidden/>
          </w:rPr>
        </w:r>
        <w:r w:rsidR="00354688">
          <w:rPr>
            <w:noProof/>
            <w:webHidden/>
          </w:rPr>
          <w:fldChar w:fldCharType="separate"/>
        </w:r>
        <w:r w:rsidR="00354688">
          <w:rPr>
            <w:noProof/>
            <w:webHidden/>
          </w:rPr>
          <w:t>21</w:t>
        </w:r>
        <w:r w:rsidR="00354688">
          <w:rPr>
            <w:noProof/>
            <w:webHidden/>
          </w:rPr>
          <w:fldChar w:fldCharType="end"/>
        </w:r>
      </w:hyperlink>
    </w:p>
    <w:p w14:paraId="139BB178" w14:textId="1A552227" w:rsidR="00354688" w:rsidRDefault="00354688">
      <w:pPr>
        <w:pStyle w:val="ndicedeilustraes"/>
        <w:tabs>
          <w:tab w:val="right" w:leader="dot" w:pos="9062"/>
        </w:tabs>
        <w:rPr>
          <w:rFonts w:asciiTheme="minorHAnsi" w:eastAsiaTheme="minorEastAsia" w:hAnsiTheme="minorHAnsi" w:cstheme="minorBidi"/>
          <w:noProof/>
          <w:kern w:val="2"/>
          <w14:ligatures w14:val="standardContextual"/>
        </w:rPr>
      </w:pPr>
      <w:hyperlink w:anchor="_Toc184063784" w:history="1">
        <w:r w:rsidRPr="00C731BE">
          <w:rPr>
            <w:rStyle w:val="Hyperlink"/>
          </w:rPr>
          <w:t>Figura 2 - Complemento da calculadora</w:t>
        </w:r>
        <w:r>
          <w:rPr>
            <w:noProof/>
            <w:webHidden/>
          </w:rPr>
          <w:tab/>
        </w:r>
        <w:r>
          <w:rPr>
            <w:noProof/>
            <w:webHidden/>
          </w:rPr>
          <w:fldChar w:fldCharType="begin"/>
        </w:r>
        <w:r>
          <w:rPr>
            <w:noProof/>
            <w:webHidden/>
          </w:rPr>
          <w:instrText xml:space="preserve"> PAGEREF _Toc184063784 \h </w:instrText>
        </w:r>
        <w:r>
          <w:rPr>
            <w:noProof/>
            <w:webHidden/>
          </w:rPr>
        </w:r>
        <w:r>
          <w:rPr>
            <w:noProof/>
            <w:webHidden/>
          </w:rPr>
          <w:fldChar w:fldCharType="separate"/>
        </w:r>
        <w:r>
          <w:rPr>
            <w:noProof/>
            <w:webHidden/>
          </w:rPr>
          <w:t>21</w:t>
        </w:r>
        <w:r>
          <w:rPr>
            <w:noProof/>
            <w:webHidden/>
          </w:rPr>
          <w:fldChar w:fldCharType="end"/>
        </w:r>
      </w:hyperlink>
    </w:p>
    <w:p w14:paraId="3A08A354" w14:textId="56F3F5C6" w:rsidR="001C5CBB" w:rsidRDefault="006426D5" w:rsidP="006426D5">
      <w:pPr>
        <w:pStyle w:val="TF-xpre-listadetabelasTTULO"/>
      </w:pPr>
      <w:r>
        <w:rPr>
          <w:b w:val="0"/>
          <w:caps w:val="0"/>
          <w:sz w:val="24"/>
          <w:szCs w:val="24"/>
          <w:lang w:val="en-US"/>
        </w:rPr>
        <w:fldChar w:fldCharType="end"/>
      </w:r>
      <w:r w:rsidR="001C5CBB">
        <w:br w:type="page"/>
      </w:r>
      <w:r w:rsidR="001C5CBB">
        <w:lastRenderedPageBreak/>
        <w:t>LISTA DE Quadros</w:t>
      </w:r>
    </w:p>
    <w:p w14:paraId="6C8C75B5" w14:textId="49EEB3DE" w:rsidR="006E089F" w:rsidRDefault="006426D5">
      <w:pPr>
        <w:pStyle w:val="ndicedeilustra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"Quadro" </w:instrText>
      </w:r>
      <w:r>
        <w:fldChar w:fldCharType="separate"/>
      </w:r>
      <w:hyperlink w:anchor="_Toc184063322" w:history="1">
        <w:r w:rsidR="006E089F" w:rsidRPr="00F940BA">
          <w:rPr>
            <w:rStyle w:val="Hyperlink"/>
          </w:rPr>
          <w:t>Quadro 1 - Síntese dos trabalhos correlatos selecionados</w:t>
        </w:r>
        <w:r w:rsidR="006E089F">
          <w:rPr>
            <w:noProof/>
            <w:webHidden/>
          </w:rPr>
          <w:tab/>
        </w:r>
        <w:r w:rsidR="006E089F">
          <w:rPr>
            <w:noProof/>
            <w:webHidden/>
          </w:rPr>
          <w:fldChar w:fldCharType="begin"/>
        </w:r>
        <w:r w:rsidR="006E089F">
          <w:rPr>
            <w:noProof/>
            <w:webHidden/>
          </w:rPr>
          <w:instrText xml:space="preserve"> PAGEREF _Toc184063322 \h </w:instrText>
        </w:r>
        <w:r w:rsidR="006E089F">
          <w:rPr>
            <w:noProof/>
            <w:webHidden/>
          </w:rPr>
        </w:r>
        <w:r w:rsidR="006E089F">
          <w:rPr>
            <w:noProof/>
            <w:webHidden/>
          </w:rPr>
          <w:fldChar w:fldCharType="separate"/>
        </w:r>
        <w:r w:rsidR="006E089F">
          <w:rPr>
            <w:noProof/>
            <w:webHidden/>
          </w:rPr>
          <w:t>27</w:t>
        </w:r>
        <w:r w:rsidR="006E089F">
          <w:rPr>
            <w:noProof/>
            <w:webHidden/>
          </w:rPr>
          <w:fldChar w:fldCharType="end"/>
        </w:r>
      </w:hyperlink>
    </w:p>
    <w:p w14:paraId="638C99C3" w14:textId="6E7B4D36" w:rsidR="006E089F" w:rsidRDefault="006E089F">
      <w:pPr>
        <w:pStyle w:val="ndicedeilustraes"/>
        <w:tabs>
          <w:tab w:val="right" w:leader="dot" w:pos="9062"/>
        </w:tabs>
        <w:rPr>
          <w:rFonts w:asciiTheme="minorHAnsi" w:eastAsiaTheme="minorEastAsia" w:hAnsiTheme="minorHAnsi" w:cstheme="minorBidi"/>
          <w:noProof/>
          <w:kern w:val="2"/>
          <w14:ligatures w14:val="standardContextual"/>
        </w:rPr>
      </w:pPr>
      <w:hyperlink w:anchor="_Toc184063323" w:history="1">
        <w:r w:rsidRPr="00F940BA">
          <w:rPr>
            <w:rStyle w:val="Hyperlink"/>
          </w:rPr>
          <w:t>Quadro 2 – Requisitos funcionais e não funcionais</w:t>
        </w:r>
        <w:r>
          <w:rPr>
            <w:noProof/>
            <w:webHidden/>
          </w:rPr>
          <w:tab/>
        </w:r>
        <w:r>
          <w:rPr>
            <w:noProof/>
            <w:webHidden/>
          </w:rPr>
          <w:fldChar w:fldCharType="begin"/>
        </w:r>
        <w:r>
          <w:rPr>
            <w:noProof/>
            <w:webHidden/>
          </w:rPr>
          <w:instrText xml:space="preserve"> PAGEREF _Toc184063323 \h </w:instrText>
        </w:r>
        <w:r>
          <w:rPr>
            <w:noProof/>
            <w:webHidden/>
          </w:rPr>
        </w:r>
        <w:r>
          <w:rPr>
            <w:noProof/>
            <w:webHidden/>
          </w:rPr>
          <w:fldChar w:fldCharType="separate"/>
        </w:r>
        <w:r>
          <w:rPr>
            <w:noProof/>
            <w:webHidden/>
          </w:rPr>
          <w:t>29</w:t>
        </w:r>
        <w:r>
          <w:rPr>
            <w:noProof/>
            <w:webHidden/>
          </w:rPr>
          <w:fldChar w:fldCharType="end"/>
        </w:r>
      </w:hyperlink>
    </w:p>
    <w:p w14:paraId="23F3B52B" w14:textId="1B134798" w:rsidR="006E089F" w:rsidRDefault="006E089F">
      <w:pPr>
        <w:pStyle w:val="ndicedeilustraes"/>
        <w:tabs>
          <w:tab w:val="right" w:leader="dot" w:pos="9062"/>
        </w:tabs>
        <w:rPr>
          <w:rFonts w:asciiTheme="minorHAnsi" w:eastAsiaTheme="minorEastAsia" w:hAnsiTheme="minorHAnsi" w:cstheme="minorBidi"/>
          <w:noProof/>
          <w:kern w:val="2"/>
          <w14:ligatures w14:val="standardContextual"/>
        </w:rPr>
      </w:pPr>
      <w:hyperlink w:anchor="_Toc184063324" w:history="1">
        <w:r w:rsidRPr="00F940BA">
          <w:rPr>
            <w:rStyle w:val="Hyperlink"/>
          </w:rPr>
          <w:t>Quadro 3 – Navegação do aplicativo</w:t>
        </w:r>
        <w:r>
          <w:rPr>
            <w:noProof/>
            <w:webHidden/>
          </w:rPr>
          <w:tab/>
        </w:r>
        <w:r>
          <w:rPr>
            <w:noProof/>
            <w:webHidden/>
          </w:rPr>
          <w:fldChar w:fldCharType="begin"/>
        </w:r>
        <w:r>
          <w:rPr>
            <w:noProof/>
            <w:webHidden/>
          </w:rPr>
          <w:instrText xml:space="preserve"> PAGEREF _Toc184063324 \h </w:instrText>
        </w:r>
        <w:r>
          <w:rPr>
            <w:noProof/>
            <w:webHidden/>
          </w:rPr>
        </w:r>
        <w:r>
          <w:rPr>
            <w:noProof/>
            <w:webHidden/>
          </w:rPr>
          <w:fldChar w:fldCharType="separate"/>
        </w:r>
        <w:r>
          <w:rPr>
            <w:noProof/>
            <w:webHidden/>
          </w:rPr>
          <w:t>34</w:t>
        </w:r>
        <w:r>
          <w:rPr>
            <w:noProof/>
            <w:webHidden/>
          </w:rPr>
          <w:fldChar w:fldCharType="end"/>
        </w:r>
      </w:hyperlink>
    </w:p>
    <w:p w14:paraId="5779F89A" w14:textId="26066E73" w:rsidR="006E089F" w:rsidRDefault="006E089F">
      <w:pPr>
        <w:pStyle w:val="ndicedeilustraes"/>
        <w:tabs>
          <w:tab w:val="right" w:leader="dot" w:pos="9062"/>
        </w:tabs>
        <w:rPr>
          <w:rFonts w:asciiTheme="minorHAnsi" w:eastAsiaTheme="minorEastAsia" w:hAnsiTheme="minorHAnsi" w:cstheme="minorBidi"/>
          <w:noProof/>
          <w:kern w:val="2"/>
          <w14:ligatures w14:val="standardContextual"/>
        </w:rPr>
      </w:pPr>
      <w:hyperlink w:anchor="_Toc184063325" w:history="1">
        <w:r w:rsidRPr="00F940BA">
          <w:rPr>
            <w:rStyle w:val="Hyperlink"/>
          </w:rPr>
          <w:t>Quadro 4 – Leitura de QR Codes</w:t>
        </w:r>
        <w:r>
          <w:rPr>
            <w:noProof/>
            <w:webHidden/>
          </w:rPr>
          <w:tab/>
        </w:r>
        <w:r>
          <w:rPr>
            <w:noProof/>
            <w:webHidden/>
          </w:rPr>
          <w:fldChar w:fldCharType="begin"/>
        </w:r>
        <w:r>
          <w:rPr>
            <w:noProof/>
            <w:webHidden/>
          </w:rPr>
          <w:instrText xml:space="preserve"> PAGEREF _Toc184063325 \h </w:instrText>
        </w:r>
        <w:r>
          <w:rPr>
            <w:noProof/>
            <w:webHidden/>
          </w:rPr>
        </w:r>
        <w:r>
          <w:rPr>
            <w:noProof/>
            <w:webHidden/>
          </w:rPr>
          <w:fldChar w:fldCharType="separate"/>
        </w:r>
        <w:r>
          <w:rPr>
            <w:noProof/>
            <w:webHidden/>
          </w:rPr>
          <w:t>36</w:t>
        </w:r>
        <w:r>
          <w:rPr>
            <w:noProof/>
            <w:webHidden/>
          </w:rPr>
          <w:fldChar w:fldCharType="end"/>
        </w:r>
      </w:hyperlink>
    </w:p>
    <w:p w14:paraId="7D431ECF" w14:textId="156B26F0" w:rsidR="006E089F" w:rsidRDefault="006E089F">
      <w:pPr>
        <w:pStyle w:val="ndicedeilustraes"/>
        <w:tabs>
          <w:tab w:val="right" w:leader="dot" w:pos="9062"/>
        </w:tabs>
        <w:rPr>
          <w:rFonts w:asciiTheme="minorHAnsi" w:eastAsiaTheme="minorEastAsia" w:hAnsiTheme="minorHAnsi" w:cstheme="minorBidi"/>
          <w:noProof/>
          <w:kern w:val="2"/>
          <w14:ligatures w14:val="standardContextual"/>
        </w:rPr>
      </w:pPr>
      <w:hyperlink w:anchor="_Toc184063326" w:history="1">
        <w:r w:rsidRPr="00F940BA">
          <w:rPr>
            <w:rStyle w:val="Hyperlink"/>
          </w:rPr>
          <w:t>Quadro 5 – Carregamento de categorias</w:t>
        </w:r>
        <w:r>
          <w:rPr>
            <w:noProof/>
            <w:webHidden/>
          </w:rPr>
          <w:tab/>
        </w:r>
        <w:r>
          <w:rPr>
            <w:noProof/>
            <w:webHidden/>
          </w:rPr>
          <w:fldChar w:fldCharType="begin"/>
        </w:r>
        <w:r>
          <w:rPr>
            <w:noProof/>
            <w:webHidden/>
          </w:rPr>
          <w:instrText xml:space="preserve"> PAGEREF _Toc184063326 \h </w:instrText>
        </w:r>
        <w:r>
          <w:rPr>
            <w:noProof/>
            <w:webHidden/>
          </w:rPr>
        </w:r>
        <w:r>
          <w:rPr>
            <w:noProof/>
            <w:webHidden/>
          </w:rPr>
          <w:fldChar w:fldCharType="separate"/>
        </w:r>
        <w:r>
          <w:rPr>
            <w:noProof/>
            <w:webHidden/>
          </w:rPr>
          <w:t>37</w:t>
        </w:r>
        <w:r>
          <w:rPr>
            <w:noProof/>
            <w:webHidden/>
          </w:rPr>
          <w:fldChar w:fldCharType="end"/>
        </w:r>
      </w:hyperlink>
    </w:p>
    <w:p w14:paraId="1301D680" w14:textId="1AD03064" w:rsidR="006E089F" w:rsidRDefault="006E089F">
      <w:pPr>
        <w:pStyle w:val="ndicedeilustraes"/>
        <w:tabs>
          <w:tab w:val="right" w:leader="dot" w:pos="9062"/>
        </w:tabs>
        <w:rPr>
          <w:rFonts w:asciiTheme="minorHAnsi" w:eastAsiaTheme="minorEastAsia" w:hAnsiTheme="minorHAnsi" w:cstheme="minorBidi"/>
          <w:noProof/>
          <w:kern w:val="2"/>
          <w14:ligatures w14:val="standardContextual"/>
        </w:rPr>
      </w:pPr>
      <w:hyperlink w:anchor="_Toc184063327" w:history="1">
        <w:r w:rsidRPr="00F940BA">
          <w:rPr>
            <w:rStyle w:val="Hyperlink"/>
          </w:rPr>
          <w:t>Quadro 6 – Funções auxiliares para o carregamento das categorias</w:t>
        </w:r>
        <w:r>
          <w:rPr>
            <w:noProof/>
            <w:webHidden/>
          </w:rPr>
          <w:tab/>
        </w:r>
        <w:r>
          <w:rPr>
            <w:noProof/>
            <w:webHidden/>
          </w:rPr>
          <w:fldChar w:fldCharType="begin"/>
        </w:r>
        <w:r>
          <w:rPr>
            <w:noProof/>
            <w:webHidden/>
          </w:rPr>
          <w:instrText xml:space="preserve"> PAGEREF _Toc184063327 \h </w:instrText>
        </w:r>
        <w:r>
          <w:rPr>
            <w:noProof/>
            <w:webHidden/>
          </w:rPr>
        </w:r>
        <w:r>
          <w:rPr>
            <w:noProof/>
            <w:webHidden/>
          </w:rPr>
          <w:fldChar w:fldCharType="separate"/>
        </w:r>
        <w:r>
          <w:rPr>
            <w:noProof/>
            <w:webHidden/>
          </w:rPr>
          <w:t>37</w:t>
        </w:r>
        <w:r>
          <w:rPr>
            <w:noProof/>
            <w:webHidden/>
          </w:rPr>
          <w:fldChar w:fldCharType="end"/>
        </w:r>
      </w:hyperlink>
    </w:p>
    <w:p w14:paraId="10D25534" w14:textId="488EA42C" w:rsidR="006426D5" w:rsidRDefault="006426D5" w:rsidP="000A3EAB">
      <w:pPr>
        <w:pStyle w:val="TF-xpre-listadetabelasTTULO"/>
      </w:pPr>
      <w:r>
        <w:rPr>
          <w:sz w:val="24"/>
          <w:szCs w:val="24"/>
        </w:rPr>
        <w:fldChar w:fldCharType="end"/>
      </w:r>
    </w:p>
    <w:p w14:paraId="47063C14" w14:textId="77777777" w:rsidR="006E089F" w:rsidRDefault="00D15B4E" w:rsidP="00141515">
      <w:pPr>
        <w:pStyle w:val="TF-xpre-listadetabelasTTULO"/>
        <w:rPr>
          <w:noProof/>
        </w:rPr>
      </w:pPr>
      <w:r>
        <w:br w:type="page"/>
      </w:r>
      <w:r w:rsidR="00F255FC">
        <w:lastRenderedPageBreak/>
        <w:t>Lista de tabelas</w:t>
      </w:r>
      <w:r w:rsidR="00141515">
        <w:fldChar w:fldCharType="begin"/>
      </w:r>
      <w:r w:rsidR="00141515">
        <w:instrText xml:space="preserve"> TOC \h \z \c "Tabela" </w:instrText>
      </w:r>
      <w:r w:rsidR="00141515">
        <w:fldChar w:fldCharType="separate"/>
      </w:r>
    </w:p>
    <w:p w14:paraId="553B98F7" w14:textId="03FA213E" w:rsidR="006E089F" w:rsidRDefault="006E089F">
      <w:pPr>
        <w:pStyle w:val="ndicedeilustraes"/>
        <w:tabs>
          <w:tab w:val="right" w:leader="dot" w:pos="9062"/>
        </w:tabs>
        <w:rPr>
          <w:rFonts w:asciiTheme="minorHAnsi" w:eastAsiaTheme="minorEastAsia" w:hAnsiTheme="minorHAnsi" w:cstheme="minorBidi"/>
          <w:noProof/>
          <w:kern w:val="2"/>
          <w14:ligatures w14:val="standardContextual"/>
        </w:rPr>
      </w:pPr>
      <w:hyperlink w:anchor="_Toc184063321" w:history="1">
        <w:r w:rsidRPr="00D72067">
          <w:rPr>
            <w:rStyle w:val="Hyperlink"/>
          </w:rPr>
          <w:t>Tabela 1 – Critérios de Inclusão</w:t>
        </w:r>
        <w:r>
          <w:rPr>
            <w:noProof/>
            <w:webHidden/>
          </w:rPr>
          <w:tab/>
        </w:r>
        <w:r>
          <w:rPr>
            <w:noProof/>
            <w:webHidden/>
          </w:rPr>
          <w:fldChar w:fldCharType="begin"/>
        </w:r>
        <w:r>
          <w:rPr>
            <w:noProof/>
            <w:webHidden/>
          </w:rPr>
          <w:instrText xml:space="preserve"> PAGEREF _Toc184063321 \h </w:instrText>
        </w:r>
        <w:r>
          <w:rPr>
            <w:noProof/>
            <w:webHidden/>
          </w:rPr>
        </w:r>
        <w:r>
          <w:rPr>
            <w:noProof/>
            <w:webHidden/>
          </w:rPr>
          <w:fldChar w:fldCharType="separate"/>
        </w:r>
        <w:r>
          <w:rPr>
            <w:noProof/>
            <w:webHidden/>
          </w:rPr>
          <w:t>26</w:t>
        </w:r>
        <w:r>
          <w:rPr>
            <w:noProof/>
            <w:webHidden/>
          </w:rPr>
          <w:fldChar w:fldCharType="end"/>
        </w:r>
      </w:hyperlink>
    </w:p>
    <w:p w14:paraId="67E731EF" w14:textId="77777777" w:rsidR="00F255FC" w:rsidRDefault="00141515" w:rsidP="00141515">
      <w:pPr>
        <w:pStyle w:val="TF-TEXTO"/>
        <w:ind w:firstLine="0"/>
      </w:pPr>
      <w:r>
        <w:fldChar w:fldCharType="end"/>
      </w:r>
    </w:p>
    <w:p w14:paraId="0BE736B6" w14:textId="22EAAB1A" w:rsidR="0062576D" w:rsidRDefault="00F255FC" w:rsidP="001F30A7">
      <w:pPr>
        <w:pStyle w:val="TF-xpre-listadesiglasTTULO"/>
      </w:pPr>
      <w:r>
        <w:lastRenderedPageBreak/>
        <w:t xml:space="preserve">LISTA DE </w:t>
      </w:r>
      <w:r w:rsidR="00D15B4E">
        <w:t xml:space="preserve">ABREVIATURAS E </w:t>
      </w:r>
      <w:r>
        <w:t>SIGLAS</w:t>
      </w:r>
    </w:p>
    <w:p w14:paraId="6D6391BF" w14:textId="77777777" w:rsidR="001F30A7" w:rsidRDefault="001F30A7" w:rsidP="001F30A7">
      <w:pPr>
        <w:pStyle w:val="TF-xpre-listadesiglasITEM"/>
      </w:pPr>
      <w:r>
        <w:t xml:space="preserve">CIDOC-CRM – Conceptual </w:t>
      </w:r>
      <w:proofErr w:type="spellStart"/>
      <w:r>
        <w:t>Reference</w:t>
      </w:r>
      <w:proofErr w:type="spellEnd"/>
      <w:r>
        <w:t xml:space="preserve"> Model do Conselho Internacional de Museus</w:t>
      </w:r>
    </w:p>
    <w:p w14:paraId="1FDB3FEE" w14:textId="77777777" w:rsidR="001F30A7" w:rsidRDefault="001F30A7" w:rsidP="001F30A7">
      <w:pPr>
        <w:pStyle w:val="TF-xpre-listadesiglasITEM"/>
      </w:pPr>
      <w:r>
        <w:t xml:space="preserve">DCMES – Dublin Core </w:t>
      </w:r>
      <w:proofErr w:type="spellStart"/>
      <w:r>
        <w:t>Metadata</w:t>
      </w:r>
      <w:proofErr w:type="spellEnd"/>
      <w:r>
        <w:t xml:space="preserve"> Element Set</w:t>
      </w:r>
    </w:p>
    <w:p w14:paraId="39304489" w14:textId="77777777" w:rsidR="001F30A7" w:rsidRDefault="001F30A7" w:rsidP="001F30A7">
      <w:pPr>
        <w:pStyle w:val="TF-xpre-listadesiglasITEM"/>
      </w:pPr>
      <w:r>
        <w:t>DSC – Departamento de Sistemas e Computação</w:t>
      </w:r>
    </w:p>
    <w:p w14:paraId="0BC202A8" w14:textId="25B13D9F" w:rsidR="001F30A7" w:rsidRPr="00D855D8" w:rsidRDefault="001F30A7" w:rsidP="001F30A7">
      <w:pPr>
        <w:pStyle w:val="TF-xpre-listadesiglasITEM"/>
        <w:rPr>
          <w:rPrChange w:id="6" w:author="Dalton Solano dos Reis" w:date="2024-12-06T16:50:00Z" w16du:dateUtc="2024-12-06T19:50:00Z">
            <w:rPr>
              <w:lang w:val="en-US"/>
            </w:rPr>
          </w:rPrChange>
        </w:rPr>
      </w:pPr>
      <w:r w:rsidRPr="00D855D8">
        <w:rPr>
          <w:rPrChange w:id="7" w:author="Dalton Solano dos Reis" w:date="2024-12-06T16:50:00Z" w16du:dateUtc="2024-12-06T19:50:00Z">
            <w:rPr>
              <w:lang w:val="en-US"/>
            </w:rPr>
          </w:rPrChange>
        </w:rPr>
        <w:t xml:space="preserve">FURB – </w:t>
      </w:r>
      <w:ins w:id="8" w:author="Dalton Solano dos Reis" w:date="2024-12-06T16:48:00Z" w16du:dateUtc="2024-12-06T19:48:00Z">
        <w:r w:rsidR="00D855D8" w:rsidRPr="00D855D8">
          <w:rPr>
            <w:rPrChange w:id="9" w:author="Dalton Solano dos Reis" w:date="2024-12-06T16:50:00Z" w16du:dateUtc="2024-12-06T19:50:00Z">
              <w:rPr>
                <w:lang w:val="en-US"/>
              </w:rPr>
            </w:rPrChange>
          </w:rPr>
          <w:t xml:space="preserve">Fundação </w:t>
        </w:r>
      </w:ins>
      <w:r w:rsidRPr="00D855D8">
        <w:rPr>
          <w:rPrChange w:id="10" w:author="Dalton Solano dos Reis" w:date="2024-12-06T16:50:00Z" w16du:dateUtc="2024-12-06T19:50:00Z">
            <w:rPr>
              <w:lang w:val="en-US"/>
            </w:rPr>
          </w:rPrChange>
        </w:rPr>
        <w:t>Universidade Regional de Blumenau</w:t>
      </w:r>
    </w:p>
    <w:p w14:paraId="2CEC9411" w14:textId="77777777" w:rsidR="001F30A7" w:rsidRPr="00B02815" w:rsidRDefault="001F30A7" w:rsidP="001F30A7">
      <w:pPr>
        <w:pStyle w:val="TF-xpre-listadesiglasITEM"/>
        <w:rPr>
          <w:lang w:val="en-US"/>
        </w:rPr>
      </w:pPr>
      <w:r w:rsidRPr="00B02815">
        <w:rPr>
          <w:lang w:val="en-US"/>
        </w:rPr>
        <w:t>HIG – Human Interface Guidelines</w:t>
      </w:r>
    </w:p>
    <w:p w14:paraId="0AF90A06" w14:textId="77777777" w:rsidR="001F30A7" w:rsidRPr="00B02815" w:rsidRDefault="001F30A7" w:rsidP="001F30A7">
      <w:pPr>
        <w:pStyle w:val="TF-xpre-listadesiglasITEM"/>
        <w:rPr>
          <w:lang w:val="en-US"/>
        </w:rPr>
      </w:pPr>
      <w:r w:rsidRPr="00B02815">
        <w:rPr>
          <w:lang w:val="en-US"/>
        </w:rPr>
        <w:t>ICOM – International Council of Museums</w:t>
      </w:r>
    </w:p>
    <w:p w14:paraId="0F02445A" w14:textId="77777777" w:rsidR="001F30A7" w:rsidRPr="00B02815" w:rsidRDefault="001F30A7" w:rsidP="001F30A7">
      <w:pPr>
        <w:pStyle w:val="TF-xpre-listadesiglasITEM"/>
        <w:rPr>
          <w:lang w:val="en-US"/>
        </w:rPr>
      </w:pPr>
      <w:r w:rsidRPr="00B02815">
        <w:rPr>
          <w:lang w:val="en-US"/>
        </w:rPr>
        <w:t>ISO – International Organization for Standardization</w:t>
      </w:r>
    </w:p>
    <w:p w14:paraId="6504DEB3" w14:textId="77777777" w:rsidR="001F30A7" w:rsidRPr="00B02815" w:rsidRDefault="001F30A7" w:rsidP="001F30A7">
      <w:pPr>
        <w:pStyle w:val="TF-xpre-listadesiglasITEM"/>
        <w:rPr>
          <w:lang w:val="en-US"/>
        </w:rPr>
      </w:pPr>
      <w:r w:rsidRPr="00B02815">
        <w:rPr>
          <w:lang w:val="en-US"/>
        </w:rPr>
        <w:t>PC – Personal Computer</w:t>
      </w:r>
    </w:p>
    <w:p w14:paraId="06E0671A" w14:textId="77777777" w:rsidR="001F30A7" w:rsidRDefault="001F30A7" w:rsidP="001F30A7">
      <w:pPr>
        <w:pStyle w:val="TF-xpre-listadesiglasITEM"/>
      </w:pPr>
      <w:r>
        <w:t xml:space="preserve">QR </w:t>
      </w:r>
      <w:proofErr w:type="spellStart"/>
      <w:r>
        <w:t>Code</w:t>
      </w:r>
      <w:proofErr w:type="spellEnd"/>
      <w:r>
        <w:t xml:space="preserve"> – Quick Response </w:t>
      </w:r>
      <w:proofErr w:type="spellStart"/>
      <w:r>
        <w:t>Code</w:t>
      </w:r>
      <w:proofErr w:type="spellEnd"/>
    </w:p>
    <w:p w14:paraId="69DFFD66" w14:textId="77777777" w:rsidR="001F30A7" w:rsidRDefault="001F30A7" w:rsidP="001F30A7">
      <w:pPr>
        <w:pStyle w:val="TF-xpre-listadesiglasITEM"/>
      </w:pPr>
      <w:r>
        <w:t>RL – Revisão de Literatura</w:t>
      </w:r>
    </w:p>
    <w:p w14:paraId="510931A8" w14:textId="77777777" w:rsidR="001F30A7" w:rsidRDefault="001F30A7" w:rsidP="001F30A7">
      <w:pPr>
        <w:pStyle w:val="TF-xpre-listadesiglasITEM"/>
      </w:pPr>
      <w:r>
        <w:t>RSL – Revisão Sistemática na Literatura</w:t>
      </w:r>
    </w:p>
    <w:p w14:paraId="757A656A" w14:textId="68C2E0AE" w:rsidR="001F30A7" w:rsidRDefault="001F30A7" w:rsidP="001F30A7">
      <w:pPr>
        <w:pStyle w:val="TF-xpre-listadesiglasITEM"/>
      </w:pPr>
      <w:r>
        <w:t>RTL – Revisão Tradicional na Literatura</w:t>
      </w:r>
    </w:p>
    <w:p w14:paraId="56D4D5A5" w14:textId="77777777" w:rsidR="00F255FC" w:rsidRDefault="00F255FC">
      <w:pPr>
        <w:pStyle w:val="TF-xpre-listadesmbolosTTULO"/>
      </w:pPr>
    </w:p>
    <w:p w14:paraId="3E1505DD" w14:textId="77777777" w:rsidR="00F255FC" w:rsidRDefault="00F255FC">
      <w:pPr>
        <w:pStyle w:val="TF-xpre-listadesmbolosITEM"/>
      </w:pPr>
    </w:p>
    <w:p w14:paraId="478ED0D7" w14:textId="77777777" w:rsidR="00F255FC" w:rsidRPr="00A65A95" w:rsidRDefault="00F255FC" w:rsidP="00A65A95">
      <w:pPr>
        <w:pStyle w:val="TF-xpre-sumrioTTULO"/>
      </w:pPr>
      <w:r w:rsidRPr="00A65A95">
        <w:lastRenderedPageBreak/>
        <w:t>SUMÁRIO</w:t>
      </w:r>
      <w:bookmarkStart w:id="11" w:name="_Toc420723208"/>
      <w:bookmarkStart w:id="12" w:name="_Toc482682369"/>
      <w:bookmarkStart w:id="13" w:name="_Toc54164903"/>
      <w:bookmarkStart w:id="14" w:name="_Toc54165663"/>
      <w:bookmarkStart w:id="15" w:name="_Toc54169315"/>
      <w:bookmarkStart w:id="16" w:name="_Toc96347419"/>
      <w:bookmarkStart w:id="17" w:name="_Toc96357709"/>
    </w:p>
    <w:p w14:paraId="72FA6A40" w14:textId="5522A184" w:rsidR="006E089F" w:rsidRDefault="005B5347">
      <w:pPr>
        <w:pStyle w:val="Sumrio1"/>
        <w:rPr>
          <w:rFonts w:asciiTheme="minorHAnsi" w:eastAsiaTheme="minorEastAsia" w:hAnsiTheme="minorHAnsi" w:cstheme="minorBidi"/>
          <w:b w:val="0"/>
          <w:caps w:val="0"/>
          <w:color w:val="auto"/>
          <w:kern w:val="2"/>
          <w:szCs w:val="24"/>
          <w14:ligatures w14:val="standardContextual"/>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184063294" w:history="1">
        <w:r w:rsidR="006E089F" w:rsidRPr="008D514E">
          <w:rPr>
            <w:rStyle w:val="Hyperlink"/>
          </w:rPr>
          <w:t>1</w:t>
        </w:r>
        <w:r w:rsidR="006E089F">
          <w:rPr>
            <w:rFonts w:asciiTheme="minorHAnsi" w:eastAsiaTheme="minorEastAsia" w:hAnsiTheme="minorHAnsi" w:cstheme="minorBidi"/>
            <w:b w:val="0"/>
            <w:caps w:val="0"/>
            <w:color w:val="auto"/>
            <w:kern w:val="2"/>
            <w:szCs w:val="24"/>
            <w14:ligatures w14:val="standardContextual"/>
          </w:rPr>
          <w:tab/>
        </w:r>
        <w:r w:rsidR="006E089F" w:rsidRPr="008D514E">
          <w:rPr>
            <w:rStyle w:val="Hyperlink"/>
          </w:rPr>
          <w:t>Introdução</w:t>
        </w:r>
        <w:r w:rsidR="006E089F">
          <w:rPr>
            <w:webHidden/>
          </w:rPr>
          <w:tab/>
        </w:r>
        <w:r w:rsidR="006E089F">
          <w:rPr>
            <w:webHidden/>
          </w:rPr>
          <w:fldChar w:fldCharType="begin"/>
        </w:r>
        <w:r w:rsidR="006E089F">
          <w:rPr>
            <w:webHidden/>
          </w:rPr>
          <w:instrText xml:space="preserve"> PAGEREF _Toc184063294 \h </w:instrText>
        </w:r>
        <w:r w:rsidR="006E089F">
          <w:rPr>
            <w:webHidden/>
          </w:rPr>
        </w:r>
        <w:r w:rsidR="006E089F">
          <w:rPr>
            <w:webHidden/>
          </w:rPr>
          <w:fldChar w:fldCharType="separate"/>
        </w:r>
        <w:r w:rsidR="006E089F">
          <w:rPr>
            <w:webHidden/>
          </w:rPr>
          <w:t>13</w:t>
        </w:r>
        <w:r w:rsidR="006E089F">
          <w:rPr>
            <w:webHidden/>
          </w:rPr>
          <w:fldChar w:fldCharType="end"/>
        </w:r>
      </w:hyperlink>
    </w:p>
    <w:p w14:paraId="0BCB1F26" w14:textId="4C1BED12"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295" w:history="1">
        <w:r w:rsidRPr="008D514E">
          <w:rPr>
            <w:rStyle w:val="Hyperlink"/>
          </w:rPr>
          <w:t>1.1</w:t>
        </w:r>
        <w:r>
          <w:rPr>
            <w:rFonts w:asciiTheme="minorHAnsi" w:eastAsiaTheme="minorEastAsia" w:hAnsiTheme="minorHAnsi" w:cstheme="minorBidi"/>
            <w:caps w:val="0"/>
            <w:color w:val="auto"/>
            <w:kern w:val="2"/>
            <w:szCs w:val="24"/>
            <w14:ligatures w14:val="standardContextual"/>
          </w:rPr>
          <w:tab/>
        </w:r>
        <w:r w:rsidRPr="008D514E">
          <w:rPr>
            <w:rStyle w:val="Hyperlink"/>
          </w:rPr>
          <w:t>OBJETIVOS</w:t>
        </w:r>
        <w:r>
          <w:rPr>
            <w:webHidden/>
          </w:rPr>
          <w:tab/>
        </w:r>
        <w:r>
          <w:rPr>
            <w:webHidden/>
          </w:rPr>
          <w:fldChar w:fldCharType="begin"/>
        </w:r>
        <w:r>
          <w:rPr>
            <w:webHidden/>
          </w:rPr>
          <w:instrText xml:space="preserve"> PAGEREF _Toc184063295 \h </w:instrText>
        </w:r>
        <w:r>
          <w:rPr>
            <w:webHidden/>
          </w:rPr>
        </w:r>
        <w:r>
          <w:rPr>
            <w:webHidden/>
          </w:rPr>
          <w:fldChar w:fldCharType="separate"/>
        </w:r>
        <w:r>
          <w:rPr>
            <w:webHidden/>
          </w:rPr>
          <w:t>14</w:t>
        </w:r>
        <w:r>
          <w:rPr>
            <w:webHidden/>
          </w:rPr>
          <w:fldChar w:fldCharType="end"/>
        </w:r>
      </w:hyperlink>
    </w:p>
    <w:p w14:paraId="0A76BF10" w14:textId="016A510C"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296" w:history="1">
        <w:r w:rsidRPr="008D514E">
          <w:rPr>
            <w:rStyle w:val="Hyperlink"/>
          </w:rPr>
          <w:t>1.2</w:t>
        </w:r>
        <w:r>
          <w:rPr>
            <w:rFonts w:asciiTheme="minorHAnsi" w:eastAsiaTheme="minorEastAsia" w:hAnsiTheme="minorHAnsi" w:cstheme="minorBidi"/>
            <w:caps w:val="0"/>
            <w:color w:val="auto"/>
            <w:kern w:val="2"/>
            <w:szCs w:val="24"/>
            <w14:ligatures w14:val="standardContextual"/>
          </w:rPr>
          <w:tab/>
        </w:r>
        <w:r w:rsidRPr="008D514E">
          <w:rPr>
            <w:rStyle w:val="Hyperlink"/>
          </w:rPr>
          <w:t>estrutura</w:t>
        </w:r>
        <w:r>
          <w:rPr>
            <w:webHidden/>
          </w:rPr>
          <w:tab/>
        </w:r>
        <w:r>
          <w:rPr>
            <w:webHidden/>
          </w:rPr>
          <w:fldChar w:fldCharType="begin"/>
        </w:r>
        <w:r>
          <w:rPr>
            <w:webHidden/>
          </w:rPr>
          <w:instrText xml:space="preserve"> PAGEREF _Toc184063296 \h </w:instrText>
        </w:r>
        <w:r>
          <w:rPr>
            <w:webHidden/>
          </w:rPr>
        </w:r>
        <w:r>
          <w:rPr>
            <w:webHidden/>
          </w:rPr>
          <w:fldChar w:fldCharType="separate"/>
        </w:r>
        <w:r>
          <w:rPr>
            <w:webHidden/>
          </w:rPr>
          <w:t>14</w:t>
        </w:r>
        <w:r>
          <w:rPr>
            <w:webHidden/>
          </w:rPr>
          <w:fldChar w:fldCharType="end"/>
        </w:r>
      </w:hyperlink>
    </w:p>
    <w:p w14:paraId="088C7C84" w14:textId="3C83572C"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297" w:history="1">
        <w:r w:rsidRPr="008D514E">
          <w:rPr>
            <w:rStyle w:val="Hyperlink"/>
          </w:rPr>
          <w:t>1.3</w:t>
        </w:r>
        <w:r>
          <w:rPr>
            <w:rFonts w:asciiTheme="minorHAnsi" w:eastAsiaTheme="minorEastAsia" w:hAnsiTheme="minorHAnsi" w:cstheme="minorBidi"/>
            <w:caps w:val="0"/>
            <w:color w:val="auto"/>
            <w:kern w:val="2"/>
            <w:szCs w:val="24"/>
            <w14:ligatures w14:val="standardContextual"/>
          </w:rPr>
          <w:tab/>
        </w:r>
        <w:r w:rsidRPr="008D514E">
          <w:rPr>
            <w:rStyle w:val="Hyperlink"/>
          </w:rPr>
          <w:t>observações gerais</w:t>
        </w:r>
        <w:r>
          <w:rPr>
            <w:webHidden/>
          </w:rPr>
          <w:tab/>
        </w:r>
        <w:r>
          <w:rPr>
            <w:webHidden/>
          </w:rPr>
          <w:fldChar w:fldCharType="begin"/>
        </w:r>
        <w:r>
          <w:rPr>
            <w:webHidden/>
          </w:rPr>
          <w:instrText xml:space="preserve"> PAGEREF _Toc184063297 \h </w:instrText>
        </w:r>
        <w:r>
          <w:rPr>
            <w:webHidden/>
          </w:rPr>
        </w:r>
        <w:r>
          <w:rPr>
            <w:webHidden/>
          </w:rPr>
          <w:fldChar w:fldCharType="separate"/>
        </w:r>
        <w:r>
          <w:rPr>
            <w:webHidden/>
          </w:rPr>
          <w:t>15</w:t>
        </w:r>
        <w:r>
          <w:rPr>
            <w:webHidden/>
          </w:rPr>
          <w:fldChar w:fldCharType="end"/>
        </w:r>
      </w:hyperlink>
    </w:p>
    <w:p w14:paraId="1091942B" w14:textId="6A57CE42" w:rsidR="006E089F" w:rsidRDefault="006E089F">
      <w:pPr>
        <w:pStyle w:val="Sumrio1"/>
        <w:rPr>
          <w:rFonts w:asciiTheme="minorHAnsi" w:eastAsiaTheme="minorEastAsia" w:hAnsiTheme="minorHAnsi" w:cstheme="minorBidi"/>
          <w:b w:val="0"/>
          <w:caps w:val="0"/>
          <w:color w:val="auto"/>
          <w:kern w:val="2"/>
          <w:szCs w:val="24"/>
          <w14:ligatures w14:val="standardContextual"/>
        </w:rPr>
      </w:pPr>
      <w:hyperlink w:anchor="_Toc184063298" w:history="1">
        <w:r w:rsidRPr="008D514E">
          <w:rPr>
            <w:rStyle w:val="Hyperlink"/>
          </w:rPr>
          <w:t>2</w:t>
        </w:r>
        <w:r>
          <w:rPr>
            <w:rFonts w:asciiTheme="minorHAnsi" w:eastAsiaTheme="minorEastAsia" w:hAnsiTheme="minorHAnsi" w:cstheme="minorBidi"/>
            <w:b w:val="0"/>
            <w:caps w:val="0"/>
            <w:color w:val="auto"/>
            <w:kern w:val="2"/>
            <w:szCs w:val="24"/>
            <w14:ligatures w14:val="standardContextual"/>
          </w:rPr>
          <w:tab/>
        </w:r>
        <w:r w:rsidRPr="008D514E">
          <w:rPr>
            <w:rStyle w:val="Hyperlink"/>
          </w:rPr>
          <w:t>FUNDAMENTAÇÃO TEÓRICA</w:t>
        </w:r>
        <w:r>
          <w:rPr>
            <w:webHidden/>
          </w:rPr>
          <w:tab/>
        </w:r>
        <w:r>
          <w:rPr>
            <w:webHidden/>
          </w:rPr>
          <w:fldChar w:fldCharType="begin"/>
        </w:r>
        <w:r>
          <w:rPr>
            <w:webHidden/>
          </w:rPr>
          <w:instrText xml:space="preserve"> PAGEREF _Toc184063298 \h </w:instrText>
        </w:r>
        <w:r>
          <w:rPr>
            <w:webHidden/>
          </w:rPr>
        </w:r>
        <w:r>
          <w:rPr>
            <w:webHidden/>
          </w:rPr>
          <w:fldChar w:fldCharType="separate"/>
        </w:r>
        <w:r>
          <w:rPr>
            <w:webHidden/>
          </w:rPr>
          <w:t>17</w:t>
        </w:r>
        <w:r>
          <w:rPr>
            <w:webHidden/>
          </w:rPr>
          <w:fldChar w:fldCharType="end"/>
        </w:r>
      </w:hyperlink>
    </w:p>
    <w:p w14:paraId="3BEE02A6" w14:textId="74DC9F89"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299" w:history="1">
        <w:r w:rsidRPr="008D514E">
          <w:rPr>
            <w:rStyle w:val="Hyperlink"/>
          </w:rPr>
          <w:t>2.1</w:t>
        </w:r>
        <w:r>
          <w:rPr>
            <w:rFonts w:asciiTheme="minorHAnsi" w:eastAsiaTheme="minorEastAsia" w:hAnsiTheme="minorHAnsi" w:cstheme="minorBidi"/>
            <w:caps w:val="0"/>
            <w:color w:val="auto"/>
            <w:kern w:val="2"/>
            <w:szCs w:val="24"/>
            <w14:ligatures w14:val="standardContextual"/>
          </w:rPr>
          <w:tab/>
        </w:r>
        <w:r w:rsidRPr="008D514E">
          <w:rPr>
            <w:rStyle w:val="Hyperlink"/>
          </w:rPr>
          <w:t>PRESERVAÇÃO DA HISTÓRIA DA COMPUTAÇÃO</w:t>
        </w:r>
        <w:r>
          <w:rPr>
            <w:webHidden/>
          </w:rPr>
          <w:tab/>
        </w:r>
        <w:r>
          <w:rPr>
            <w:webHidden/>
          </w:rPr>
          <w:fldChar w:fldCharType="begin"/>
        </w:r>
        <w:r>
          <w:rPr>
            <w:webHidden/>
          </w:rPr>
          <w:instrText xml:space="preserve"> PAGEREF _Toc184063299 \h </w:instrText>
        </w:r>
        <w:r>
          <w:rPr>
            <w:webHidden/>
          </w:rPr>
        </w:r>
        <w:r>
          <w:rPr>
            <w:webHidden/>
          </w:rPr>
          <w:fldChar w:fldCharType="separate"/>
        </w:r>
        <w:r>
          <w:rPr>
            <w:webHidden/>
          </w:rPr>
          <w:t>17</w:t>
        </w:r>
        <w:r>
          <w:rPr>
            <w:webHidden/>
          </w:rPr>
          <w:fldChar w:fldCharType="end"/>
        </w:r>
      </w:hyperlink>
    </w:p>
    <w:p w14:paraId="34E869A8" w14:textId="5C59AAED"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300" w:history="1">
        <w:r w:rsidRPr="008D514E">
          <w:rPr>
            <w:rStyle w:val="Hyperlink"/>
          </w:rPr>
          <w:t>2.2</w:t>
        </w:r>
        <w:r>
          <w:rPr>
            <w:rFonts w:asciiTheme="minorHAnsi" w:eastAsiaTheme="minorEastAsia" w:hAnsiTheme="minorHAnsi" w:cstheme="minorBidi"/>
            <w:caps w:val="0"/>
            <w:color w:val="auto"/>
            <w:kern w:val="2"/>
            <w:szCs w:val="24"/>
            <w14:ligatures w14:val="standardContextual"/>
          </w:rPr>
          <w:tab/>
        </w:r>
        <w:r w:rsidRPr="008D514E">
          <w:rPr>
            <w:rStyle w:val="Hyperlink"/>
          </w:rPr>
          <w:t>Ontologias Aplicadas a Acervos Digitais – DUBLIN CORE E CIDOC-CRM</w:t>
        </w:r>
        <w:r>
          <w:rPr>
            <w:webHidden/>
          </w:rPr>
          <w:tab/>
        </w:r>
        <w:r>
          <w:rPr>
            <w:webHidden/>
          </w:rPr>
          <w:fldChar w:fldCharType="begin"/>
        </w:r>
        <w:r>
          <w:rPr>
            <w:webHidden/>
          </w:rPr>
          <w:instrText xml:space="preserve"> PAGEREF _Toc184063300 \h </w:instrText>
        </w:r>
        <w:r>
          <w:rPr>
            <w:webHidden/>
          </w:rPr>
        </w:r>
        <w:r>
          <w:rPr>
            <w:webHidden/>
          </w:rPr>
          <w:fldChar w:fldCharType="separate"/>
        </w:r>
        <w:r>
          <w:rPr>
            <w:webHidden/>
          </w:rPr>
          <w:t>18</w:t>
        </w:r>
        <w:r>
          <w:rPr>
            <w:webHidden/>
          </w:rPr>
          <w:fldChar w:fldCharType="end"/>
        </w:r>
      </w:hyperlink>
    </w:p>
    <w:p w14:paraId="532A1338" w14:textId="23F505BC"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301" w:history="1">
        <w:r w:rsidRPr="008D514E">
          <w:rPr>
            <w:rStyle w:val="Hyperlink"/>
          </w:rPr>
          <w:t>2.3</w:t>
        </w:r>
        <w:r>
          <w:rPr>
            <w:rFonts w:asciiTheme="minorHAnsi" w:eastAsiaTheme="minorEastAsia" w:hAnsiTheme="minorHAnsi" w:cstheme="minorBidi"/>
            <w:caps w:val="0"/>
            <w:color w:val="auto"/>
            <w:kern w:val="2"/>
            <w:szCs w:val="24"/>
            <w14:ligatures w14:val="standardContextual"/>
          </w:rPr>
          <w:tab/>
        </w:r>
        <w:r w:rsidRPr="008D514E">
          <w:rPr>
            <w:rStyle w:val="Hyperlink"/>
          </w:rPr>
          <w:t>Princípios do Design Amigável de Interfaces ADOTANDO O HIG DA APPLE</w:t>
        </w:r>
        <w:r>
          <w:rPr>
            <w:webHidden/>
          </w:rPr>
          <w:tab/>
        </w:r>
        <w:r>
          <w:rPr>
            <w:webHidden/>
          </w:rPr>
          <w:fldChar w:fldCharType="begin"/>
        </w:r>
        <w:r>
          <w:rPr>
            <w:webHidden/>
          </w:rPr>
          <w:instrText xml:space="preserve"> PAGEREF _Toc184063301 \h </w:instrText>
        </w:r>
        <w:r>
          <w:rPr>
            <w:webHidden/>
          </w:rPr>
        </w:r>
        <w:r>
          <w:rPr>
            <w:webHidden/>
          </w:rPr>
          <w:fldChar w:fldCharType="separate"/>
        </w:r>
        <w:r>
          <w:rPr>
            <w:webHidden/>
          </w:rPr>
          <w:t>22</w:t>
        </w:r>
        <w:r>
          <w:rPr>
            <w:webHidden/>
          </w:rPr>
          <w:fldChar w:fldCharType="end"/>
        </w:r>
      </w:hyperlink>
    </w:p>
    <w:p w14:paraId="1030263C" w14:textId="024C1C57"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302" w:history="1">
        <w:r w:rsidRPr="008D514E">
          <w:rPr>
            <w:rStyle w:val="Hyperlink"/>
          </w:rPr>
          <w:t>2.4</w:t>
        </w:r>
        <w:r>
          <w:rPr>
            <w:rFonts w:asciiTheme="minorHAnsi" w:eastAsiaTheme="minorEastAsia" w:hAnsiTheme="minorHAnsi" w:cstheme="minorBidi"/>
            <w:caps w:val="0"/>
            <w:color w:val="auto"/>
            <w:kern w:val="2"/>
            <w:szCs w:val="24"/>
            <w14:ligatures w14:val="standardContextual"/>
          </w:rPr>
          <w:tab/>
        </w:r>
        <w:r w:rsidRPr="008D514E">
          <w:rPr>
            <w:rStyle w:val="Hyperlink"/>
          </w:rPr>
          <w:t>Jogos Educativos e Gamificação</w:t>
        </w:r>
        <w:r>
          <w:rPr>
            <w:webHidden/>
          </w:rPr>
          <w:tab/>
        </w:r>
        <w:r>
          <w:rPr>
            <w:webHidden/>
          </w:rPr>
          <w:fldChar w:fldCharType="begin"/>
        </w:r>
        <w:r>
          <w:rPr>
            <w:webHidden/>
          </w:rPr>
          <w:instrText xml:space="preserve"> PAGEREF _Toc184063302 \h </w:instrText>
        </w:r>
        <w:r>
          <w:rPr>
            <w:webHidden/>
          </w:rPr>
        </w:r>
        <w:r>
          <w:rPr>
            <w:webHidden/>
          </w:rPr>
          <w:fldChar w:fldCharType="separate"/>
        </w:r>
        <w:r>
          <w:rPr>
            <w:webHidden/>
          </w:rPr>
          <w:t>23</w:t>
        </w:r>
        <w:r>
          <w:rPr>
            <w:webHidden/>
          </w:rPr>
          <w:fldChar w:fldCharType="end"/>
        </w:r>
      </w:hyperlink>
    </w:p>
    <w:p w14:paraId="22378BF0" w14:textId="3C76D73E"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303" w:history="1">
        <w:r w:rsidRPr="008D514E">
          <w:rPr>
            <w:rStyle w:val="Hyperlink"/>
          </w:rPr>
          <w:t>2.5</w:t>
        </w:r>
        <w:r>
          <w:rPr>
            <w:rFonts w:asciiTheme="minorHAnsi" w:eastAsiaTheme="minorEastAsia" w:hAnsiTheme="minorHAnsi" w:cstheme="minorBidi"/>
            <w:caps w:val="0"/>
            <w:color w:val="auto"/>
            <w:kern w:val="2"/>
            <w:szCs w:val="24"/>
            <w14:ligatures w14:val="standardContextual"/>
          </w:rPr>
          <w:tab/>
        </w:r>
        <w:r w:rsidRPr="008D514E">
          <w:rPr>
            <w:rStyle w:val="Hyperlink"/>
          </w:rPr>
          <w:t>TRABALHOS CORRELATOS</w:t>
        </w:r>
        <w:r>
          <w:rPr>
            <w:webHidden/>
          </w:rPr>
          <w:tab/>
        </w:r>
        <w:r>
          <w:rPr>
            <w:webHidden/>
          </w:rPr>
          <w:fldChar w:fldCharType="begin"/>
        </w:r>
        <w:r>
          <w:rPr>
            <w:webHidden/>
          </w:rPr>
          <w:instrText xml:space="preserve"> PAGEREF _Toc184063303 \h </w:instrText>
        </w:r>
        <w:r>
          <w:rPr>
            <w:webHidden/>
          </w:rPr>
        </w:r>
        <w:r>
          <w:rPr>
            <w:webHidden/>
          </w:rPr>
          <w:fldChar w:fldCharType="separate"/>
        </w:r>
        <w:r>
          <w:rPr>
            <w:webHidden/>
          </w:rPr>
          <w:t>24</w:t>
        </w:r>
        <w:r>
          <w:rPr>
            <w:webHidden/>
          </w:rPr>
          <w:fldChar w:fldCharType="end"/>
        </w:r>
      </w:hyperlink>
    </w:p>
    <w:p w14:paraId="48003C3F" w14:textId="01D24073" w:rsidR="006E089F" w:rsidRDefault="006E089F">
      <w:pPr>
        <w:pStyle w:val="Sumrio3"/>
        <w:rPr>
          <w:rFonts w:asciiTheme="minorHAnsi" w:eastAsiaTheme="minorEastAsia" w:hAnsiTheme="minorHAnsi" w:cstheme="minorBidi"/>
          <w:color w:val="auto"/>
          <w:kern w:val="2"/>
          <w:szCs w:val="24"/>
          <w14:ligatures w14:val="standardContextual"/>
        </w:rPr>
      </w:pPr>
      <w:hyperlink w:anchor="_Toc184063304" w:history="1">
        <w:r w:rsidRPr="008D514E">
          <w:rPr>
            <w:rStyle w:val="Hyperlink"/>
          </w:rPr>
          <w:t>2.5.1</w:t>
        </w:r>
        <w:r>
          <w:rPr>
            <w:rFonts w:asciiTheme="minorHAnsi" w:eastAsiaTheme="minorEastAsia" w:hAnsiTheme="minorHAnsi" w:cstheme="minorBidi"/>
            <w:color w:val="auto"/>
            <w:kern w:val="2"/>
            <w:szCs w:val="24"/>
            <w14:ligatures w14:val="standardContextual"/>
          </w:rPr>
          <w:tab/>
        </w:r>
        <w:r w:rsidRPr="008D514E">
          <w:rPr>
            <w:rStyle w:val="Hyperlink"/>
          </w:rPr>
          <w:t>METODOLOGIA DE PESQUISA</w:t>
        </w:r>
        <w:r>
          <w:rPr>
            <w:webHidden/>
          </w:rPr>
          <w:tab/>
        </w:r>
        <w:r>
          <w:rPr>
            <w:webHidden/>
          </w:rPr>
          <w:fldChar w:fldCharType="begin"/>
        </w:r>
        <w:r>
          <w:rPr>
            <w:webHidden/>
          </w:rPr>
          <w:instrText xml:space="preserve"> PAGEREF _Toc184063304 \h </w:instrText>
        </w:r>
        <w:r>
          <w:rPr>
            <w:webHidden/>
          </w:rPr>
        </w:r>
        <w:r>
          <w:rPr>
            <w:webHidden/>
          </w:rPr>
          <w:fldChar w:fldCharType="separate"/>
        </w:r>
        <w:r>
          <w:rPr>
            <w:webHidden/>
          </w:rPr>
          <w:t>25</w:t>
        </w:r>
        <w:r>
          <w:rPr>
            <w:webHidden/>
          </w:rPr>
          <w:fldChar w:fldCharType="end"/>
        </w:r>
      </w:hyperlink>
    </w:p>
    <w:p w14:paraId="4C14105B" w14:textId="52D66AAB" w:rsidR="006E089F" w:rsidRDefault="006E089F">
      <w:pPr>
        <w:pStyle w:val="Sumrio1"/>
        <w:rPr>
          <w:rFonts w:asciiTheme="minorHAnsi" w:eastAsiaTheme="minorEastAsia" w:hAnsiTheme="minorHAnsi" w:cstheme="minorBidi"/>
          <w:b w:val="0"/>
          <w:caps w:val="0"/>
          <w:color w:val="auto"/>
          <w:kern w:val="2"/>
          <w:szCs w:val="24"/>
          <w14:ligatures w14:val="standardContextual"/>
        </w:rPr>
      </w:pPr>
      <w:hyperlink w:anchor="_Toc184063305" w:history="1">
        <w:r w:rsidRPr="008D514E">
          <w:rPr>
            <w:rStyle w:val="Hyperlink"/>
          </w:rPr>
          <w:t>3</w:t>
        </w:r>
        <w:r>
          <w:rPr>
            <w:rFonts w:asciiTheme="minorHAnsi" w:eastAsiaTheme="minorEastAsia" w:hAnsiTheme="minorHAnsi" w:cstheme="minorBidi"/>
            <w:b w:val="0"/>
            <w:caps w:val="0"/>
            <w:color w:val="auto"/>
            <w:kern w:val="2"/>
            <w:szCs w:val="24"/>
            <w14:ligatures w14:val="standardContextual"/>
          </w:rPr>
          <w:tab/>
        </w:r>
        <w:r w:rsidRPr="008D514E">
          <w:rPr>
            <w:rStyle w:val="Hyperlink"/>
          </w:rPr>
          <w:t>DESENVOLVIMENTO do aplicativo</w:t>
        </w:r>
        <w:r>
          <w:rPr>
            <w:webHidden/>
          </w:rPr>
          <w:tab/>
        </w:r>
        <w:r>
          <w:rPr>
            <w:webHidden/>
          </w:rPr>
          <w:fldChar w:fldCharType="begin"/>
        </w:r>
        <w:r>
          <w:rPr>
            <w:webHidden/>
          </w:rPr>
          <w:instrText xml:space="preserve"> PAGEREF _Toc184063305 \h </w:instrText>
        </w:r>
        <w:r>
          <w:rPr>
            <w:webHidden/>
          </w:rPr>
        </w:r>
        <w:r>
          <w:rPr>
            <w:webHidden/>
          </w:rPr>
          <w:fldChar w:fldCharType="separate"/>
        </w:r>
        <w:r>
          <w:rPr>
            <w:webHidden/>
          </w:rPr>
          <w:t>29</w:t>
        </w:r>
        <w:r>
          <w:rPr>
            <w:webHidden/>
          </w:rPr>
          <w:fldChar w:fldCharType="end"/>
        </w:r>
      </w:hyperlink>
    </w:p>
    <w:p w14:paraId="38C45A3C" w14:textId="01829C0D"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306" w:history="1">
        <w:r w:rsidRPr="008D514E">
          <w:rPr>
            <w:rStyle w:val="Hyperlink"/>
          </w:rPr>
          <w:t>3.1</w:t>
        </w:r>
        <w:r>
          <w:rPr>
            <w:rFonts w:asciiTheme="minorHAnsi" w:eastAsiaTheme="minorEastAsia" w:hAnsiTheme="minorHAnsi" w:cstheme="minorBidi"/>
            <w:caps w:val="0"/>
            <w:color w:val="auto"/>
            <w:kern w:val="2"/>
            <w:szCs w:val="24"/>
            <w14:ligatures w14:val="standardContextual"/>
          </w:rPr>
          <w:tab/>
        </w:r>
        <w:r w:rsidRPr="008D514E">
          <w:rPr>
            <w:rStyle w:val="Hyperlink"/>
          </w:rPr>
          <w:t>Levantamento de REQUISITOS</w:t>
        </w:r>
        <w:r>
          <w:rPr>
            <w:webHidden/>
          </w:rPr>
          <w:tab/>
        </w:r>
        <w:r>
          <w:rPr>
            <w:webHidden/>
          </w:rPr>
          <w:fldChar w:fldCharType="begin"/>
        </w:r>
        <w:r>
          <w:rPr>
            <w:webHidden/>
          </w:rPr>
          <w:instrText xml:space="preserve"> PAGEREF _Toc184063306 \h </w:instrText>
        </w:r>
        <w:r>
          <w:rPr>
            <w:webHidden/>
          </w:rPr>
        </w:r>
        <w:r>
          <w:rPr>
            <w:webHidden/>
          </w:rPr>
          <w:fldChar w:fldCharType="separate"/>
        </w:r>
        <w:r>
          <w:rPr>
            <w:webHidden/>
          </w:rPr>
          <w:t>29</w:t>
        </w:r>
        <w:r>
          <w:rPr>
            <w:webHidden/>
          </w:rPr>
          <w:fldChar w:fldCharType="end"/>
        </w:r>
      </w:hyperlink>
    </w:p>
    <w:p w14:paraId="5FC68E34" w14:textId="6DAB2D74"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307" w:history="1">
        <w:r w:rsidRPr="008D514E">
          <w:rPr>
            <w:rStyle w:val="Hyperlink"/>
          </w:rPr>
          <w:t>3.2</w:t>
        </w:r>
        <w:r>
          <w:rPr>
            <w:rFonts w:asciiTheme="minorHAnsi" w:eastAsiaTheme="minorEastAsia" w:hAnsiTheme="minorHAnsi" w:cstheme="minorBidi"/>
            <w:caps w:val="0"/>
            <w:color w:val="auto"/>
            <w:kern w:val="2"/>
            <w:szCs w:val="24"/>
            <w14:ligatures w14:val="standardContextual"/>
          </w:rPr>
          <w:tab/>
        </w:r>
        <w:r w:rsidRPr="008D514E">
          <w:rPr>
            <w:rStyle w:val="Hyperlink"/>
          </w:rPr>
          <w:t>ESPECIFICAÇÃO</w:t>
        </w:r>
        <w:r>
          <w:rPr>
            <w:webHidden/>
          </w:rPr>
          <w:tab/>
        </w:r>
        <w:r>
          <w:rPr>
            <w:webHidden/>
          </w:rPr>
          <w:fldChar w:fldCharType="begin"/>
        </w:r>
        <w:r>
          <w:rPr>
            <w:webHidden/>
          </w:rPr>
          <w:instrText xml:space="preserve"> PAGEREF _Toc184063307 \h </w:instrText>
        </w:r>
        <w:r>
          <w:rPr>
            <w:webHidden/>
          </w:rPr>
        </w:r>
        <w:r>
          <w:rPr>
            <w:webHidden/>
          </w:rPr>
          <w:fldChar w:fldCharType="separate"/>
        </w:r>
        <w:r>
          <w:rPr>
            <w:webHidden/>
          </w:rPr>
          <w:t>29</w:t>
        </w:r>
        <w:r>
          <w:rPr>
            <w:webHidden/>
          </w:rPr>
          <w:fldChar w:fldCharType="end"/>
        </w:r>
      </w:hyperlink>
    </w:p>
    <w:p w14:paraId="5F4A5BFF" w14:textId="6ABA319E" w:rsidR="006E089F" w:rsidRDefault="006E089F">
      <w:pPr>
        <w:pStyle w:val="Sumrio3"/>
        <w:rPr>
          <w:rFonts w:asciiTheme="minorHAnsi" w:eastAsiaTheme="minorEastAsia" w:hAnsiTheme="minorHAnsi" w:cstheme="minorBidi"/>
          <w:color w:val="auto"/>
          <w:kern w:val="2"/>
          <w:szCs w:val="24"/>
          <w14:ligatures w14:val="standardContextual"/>
        </w:rPr>
      </w:pPr>
      <w:hyperlink w:anchor="_Toc184063308" w:history="1">
        <w:r w:rsidRPr="008D514E">
          <w:rPr>
            <w:rStyle w:val="Hyperlink"/>
          </w:rPr>
          <w:t>3.2.1</w:t>
        </w:r>
        <w:r>
          <w:rPr>
            <w:rFonts w:asciiTheme="minorHAnsi" w:eastAsiaTheme="minorEastAsia" w:hAnsiTheme="minorHAnsi" w:cstheme="minorBidi"/>
            <w:color w:val="auto"/>
            <w:kern w:val="2"/>
            <w:szCs w:val="24"/>
            <w14:ligatures w14:val="standardContextual"/>
          </w:rPr>
          <w:tab/>
        </w:r>
        <w:r w:rsidRPr="008D514E">
          <w:rPr>
            <w:rStyle w:val="Hyperlink"/>
          </w:rPr>
          <w:t>REQUISITOS</w:t>
        </w:r>
        <w:r>
          <w:rPr>
            <w:webHidden/>
          </w:rPr>
          <w:tab/>
        </w:r>
        <w:r>
          <w:rPr>
            <w:webHidden/>
          </w:rPr>
          <w:fldChar w:fldCharType="begin"/>
        </w:r>
        <w:r>
          <w:rPr>
            <w:webHidden/>
          </w:rPr>
          <w:instrText xml:space="preserve"> PAGEREF _Toc184063308 \h </w:instrText>
        </w:r>
        <w:r>
          <w:rPr>
            <w:webHidden/>
          </w:rPr>
        </w:r>
        <w:r>
          <w:rPr>
            <w:webHidden/>
          </w:rPr>
          <w:fldChar w:fldCharType="separate"/>
        </w:r>
        <w:r>
          <w:rPr>
            <w:webHidden/>
          </w:rPr>
          <w:t>29</w:t>
        </w:r>
        <w:r>
          <w:rPr>
            <w:webHidden/>
          </w:rPr>
          <w:fldChar w:fldCharType="end"/>
        </w:r>
      </w:hyperlink>
    </w:p>
    <w:p w14:paraId="42B8302F" w14:textId="75DA305F" w:rsidR="006E089F" w:rsidRDefault="006E089F">
      <w:pPr>
        <w:pStyle w:val="Sumrio3"/>
        <w:rPr>
          <w:rFonts w:asciiTheme="minorHAnsi" w:eastAsiaTheme="minorEastAsia" w:hAnsiTheme="minorHAnsi" w:cstheme="minorBidi"/>
          <w:color w:val="auto"/>
          <w:kern w:val="2"/>
          <w:szCs w:val="24"/>
          <w14:ligatures w14:val="standardContextual"/>
        </w:rPr>
      </w:pPr>
      <w:hyperlink w:anchor="_Toc184063309" w:history="1">
        <w:r w:rsidRPr="008D514E">
          <w:rPr>
            <w:rStyle w:val="Hyperlink"/>
          </w:rPr>
          <w:t>3.2.2</w:t>
        </w:r>
        <w:r>
          <w:rPr>
            <w:rFonts w:asciiTheme="minorHAnsi" w:eastAsiaTheme="minorEastAsia" w:hAnsiTheme="minorHAnsi" w:cstheme="minorBidi"/>
            <w:color w:val="auto"/>
            <w:kern w:val="2"/>
            <w:szCs w:val="24"/>
            <w14:ligatures w14:val="standardContextual"/>
          </w:rPr>
          <w:tab/>
        </w:r>
        <w:r w:rsidRPr="008D514E">
          <w:rPr>
            <w:rStyle w:val="Hyperlink"/>
          </w:rPr>
          <w:t>DIAGRAMA DE NAVEGAÇÃO</w:t>
        </w:r>
        <w:r>
          <w:rPr>
            <w:webHidden/>
          </w:rPr>
          <w:tab/>
        </w:r>
        <w:r>
          <w:rPr>
            <w:webHidden/>
          </w:rPr>
          <w:fldChar w:fldCharType="begin"/>
        </w:r>
        <w:r>
          <w:rPr>
            <w:webHidden/>
          </w:rPr>
          <w:instrText xml:space="preserve"> PAGEREF _Toc184063309 \h </w:instrText>
        </w:r>
        <w:r>
          <w:rPr>
            <w:webHidden/>
          </w:rPr>
        </w:r>
        <w:r>
          <w:rPr>
            <w:webHidden/>
          </w:rPr>
          <w:fldChar w:fldCharType="separate"/>
        </w:r>
        <w:r>
          <w:rPr>
            <w:webHidden/>
          </w:rPr>
          <w:t>30</w:t>
        </w:r>
        <w:r>
          <w:rPr>
            <w:webHidden/>
          </w:rPr>
          <w:fldChar w:fldCharType="end"/>
        </w:r>
      </w:hyperlink>
    </w:p>
    <w:p w14:paraId="2F1D6027" w14:textId="1B95DF39"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310" w:history="1">
        <w:r w:rsidRPr="008D514E">
          <w:rPr>
            <w:rStyle w:val="Hyperlink"/>
          </w:rPr>
          <w:t>3.3</w:t>
        </w:r>
        <w:r>
          <w:rPr>
            <w:rFonts w:asciiTheme="minorHAnsi" w:eastAsiaTheme="minorEastAsia" w:hAnsiTheme="minorHAnsi" w:cstheme="minorBidi"/>
            <w:caps w:val="0"/>
            <w:color w:val="auto"/>
            <w:kern w:val="2"/>
            <w:szCs w:val="24"/>
            <w14:ligatures w14:val="standardContextual"/>
          </w:rPr>
          <w:tab/>
        </w:r>
        <w:r w:rsidRPr="008D514E">
          <w:rPr>
            <w:rStyle w:val="Hyperlink"/>
          </w:rPr>
          <w:t>IMPLEMENTAÇÃO</w:t>
        </w:r>
        <w:r>
          <w:rPr>
            <w:webHidden/>
          </w:rPr>
          <w:tab/>
        </w:r>
        <w:r>
          <w:rPr>
            <w:webHidden/>
          </w:rPr>
          <w:fldChar w:fldCharType="begin"/>
        </w:r>
        <w:r>
          <w:rPr>
            <w:webHidden/>
          </w:rPr>
          <w:instrText xml:space="preserve"> PAGEREF _Toc184063310 \h </w:instrText>
        </w:r>
        <w:r>
          <w:rPr>
            <w:webHidden/>
          </w:rPr>
        </w:r>
        <w:r>
          <w:rPr>
            <w:webHidden/>
          </w:rPr>
          <w:fldChar w:fldCharType="separate"/>
        </w:r>
        <w:r>
          <w:rPr>
            <w:webHidden/>
          </w:rPr>
          <w:t>30</w:t>
        </w:r>
        <w:r>
          <w:rPr>
            <w:webHidden/>
          </w:rPr>
          <w:fldChar w:fldCharType="end"/>
        </w:r>
      </w:hyperlink>
    </w:p>
    <w:p w14:paraId="14FE9349" w14:textId="343FB82A" w:rsidR="006E089F" w:rsidRDefault="006E089F">
      <w:pPr>
        <w:pStyle w:val="Sumrio3"/>
        <w:rPr>
          <w:rFonts w:asciiTheme="minorHAnsi" w:eastAsiaTheme="minorEastAsia" w:hAnsiTheme="minorHAnsi" w:cstheme="minorBidi"/>
          <w:color w:val="auto"/>
          <w:kern w:val="2"/>
          <w:szCs w:val="24"/>
          <w14:ligatures w14:val="standardContextual"/>
        </w:rPr>
      </w:pPr>
      <w:hyperlink w:anchor="_Toc184063311" w:history="1">
        <w:r w:rsidRPr="008D514E">
          <w:rPr>
            <w:rStyle w:val="Hyperlink"/>
          </w:rPr>
          <w:t>3.3.1</w:t>
        </w:r>
        <w:r>
          <w:rPr>
            <w:rFonts w:asciiTheme="minorHAnsi" w:eastAsiaTheme="minorEastAsia" w:hAnsiTheme="minorHAnsi" w:cstheme="minorBidi"/>
            <w:color w:val="auto"/>
            <w:kern w:val="2"/>
            <w:szCs w:val="24"/>
            <w14:ligatures w14:val="standardContextual"/>
          </w:rPr>
          <w:tab/>
        </w:r>
        <w:r w:rsidRPr="008D514E">
          <w:rPr>
            <w:rStyle w:val="Hyperlink"/>
          </w:rPr>
          <w:t>Técnicas e ferramentas utilizadas</w:t>
        </w:r>
        <w:r>
          <w:rPr>
            <w:webHidden/>
          </w:rPr>
          <w:tab/>
        </w:r>
        <w:r>
          <w:rPr>
            <w:webHidden/>
          </w:rPr>
          <w:fldChar w:fldCharType="begin"/>
        </w:r>
        <w:r>
          <w:rPr>
            <w:webHidden/>
          </w:rPr>
          <w:instrText xml:space="preserve"> PAGEREF _Toc184063311 \h </w:instrText>
        </w:r>
        <w:r>
          <w:rPr>
            <w:webHidden/>
          </w:rPr>
        </w:r>
        <w:r>
          <w:rPr>
            <w:webHidden/>
          </w:rPr>
          <w:fldChar w:fldCharType="separate"/>
        </w:r>
        <w:r>
          <w:rPr>
            <w:webHidden/>
          </w:rPr>
          <w:t>30</w:t>
        </w:r>
        <w:r>
          <w:rPr>
            <w:webHidden/>
          </w:rPr>
          <w:fldChar w:fldCharType="end"/>
        </w:r>
      </w:hyperlink>
    </w:p>
    <w:p w14:paraId="05650634" w14:textId="57DFB955" w:rsidR="006E089F" w:rsidRDefault="006E089F">
      <w:pPr>
        <w:pStyle w:val="Sumrio3"/>
        <w:rPr>
          <w:rFonts w:asciiTheme="minorHAnsi" w:eastAsiaTheme="minorEastAsia" w:hAnsiTheme="minorHAnsi" w:cstheme="minorBidi"/>
          <w:color w:val="auto"/>
          <w:kern w:val="2"/>
          <w:szCs w:val="24"/>
          <w14:ligatures w14:val="standardContextual"/>
        </w:rPr>
      </w:pPr>
      <w:hyperlink w:anchor="_Toc184063312" w:history="1">
        <w:r w:rsidRPr="008D514E">
          <w:rPr>
            <w:rStyle w:val="Hyperlink"/>
          </w:rPr>
          <w:t>3.3.2</w:t>
        </w:r>
        <w:r>
          <w:rPr>
            <w:rFonts w:asciiTheme="minorHAnsi" w:eastAsiaTheme="minorEastAsia" w:hAnsiTheme="minorHAnsi" w:cstheme="minorBidi"/>
            <w:color w:val="auto"/>
            <w:kern w:val="2"/>
            <w:szCs w:val="24"/>
            <w14:ligatures w14:val="standardContextual"/>
          </w:rPr>
          <w:tab/>
        </w:r>
        <w:r w:rsidRPr="008D514E">
          <w:rPr>
            <w:rStyle w:val="Hyperlink"/>
          </w:rPr>
          <w:t>Codificação</w:t>
        </w:r>
        <w:r>
          <w:rPr>
            <w:webHidden/>
          </w:rPr>
          <w:tab/>
        </w:r>
        <w:r>
          <w:rPr>
            <w:webHidden/>
          </w:rPr>
          <w:fldChar w:fldCharType="begin"/>
        </w:r>
        <w:r>
          <w:rPr>
            <w:webHidden/>
          </w:rPr>
          <w:instrText xml:space="preserve"> PAGEREF _Toc184063312 \h </w:instrText>
        </w:r>
        <w:r>
          <w:rPr>
            <w:webHidden/>
          </w:rPr>
        </w:r>
        <w:r>
          <w:rPr>
            <w:webHidden/>
          </w:rPr>
          <w:fldChar w:fldCharType="separate"/>
        </w:r>
        <w:r>
          <w:rPr>
            <w:webHidden/>
          </w:rPr>
          <w:t>33</w:t>
        </w:r>
        <w:r>
          <w:rPr>
            <w:webHidden/>
          </w:rPr>
          <w:fldChar w:fldCharType="end"/>
        </w:r>
      </w:hyperlink>
    </w:p>
    <w:p w14:paraId="0FABB297" w14:textId="38A03570" w:rsidR="006E089F" w:rsidRDefault="006E089F">
      <w:pPr>
        <w:pStyle w:val="Sumrio3"/>
        <w:rPr>
          <w:rFonts w:asciiTheme="minorHAnsi" w:eastAsiaTheme="minorEastAsia" w:hAnsiTheme="minorHAnsi" w:cstheme="minorBidi"/>
          <w:color w:val="auto"/>
          <w:kern w:val="2"/>
          <w:szCs w:val="24"/>
          <w14:ligatures w14:val="standardContextual"/>
        </w:rPr>
      </w:pPr>
      <w:hyperlink w:anchor="_Toc184063313" w:history="1">
        <w:r w:rsidRPr="008D514E">
          <w:rPr>
            <w:rStyle w:val="Hyperlink"/>
          </w:rPr>
          <w:t>3.3.3</w:t>
        </w:r>
        <w:r>
          <w:rPr>
            <w:rFonts w:asciiTheme="minorHAnsi" w:eastAsiaTheme="minorEastAsia" w:hAnsiTheme="minorHAnsi" w:cstheme="minorBidi"/>
            <w:color w:val="auto"/>
            <w:kern w:val="2"/>
            <w:szCs w:val="24"/>
            <w14:ligatures w14:val="standardContextual"/>
          </w:rPr>
          <w:tab/>
        </w:r>
        <w:r w:rsidRPr="008D514E">
          <w:rPr>
            <w:rStyle w:val="Hyperlink"/>
          </w:rPr>
          <w:t>Operacionalidade da implementação</w:t>
        </w:r>
        <w:r>
          <w:rPr>
            <w:webHidden/>
          </w:rPr>
          <w:tab/>
        </w:r>
        <w:r>
          <w:rPr>
            <w:webHidden/>
          </w:rPr>
          <w:fldChar w:fldCharType="begin"/>
        </w:r>
        <w:r>
          <w:rPr>
            <w:webHidden/>
          </w:rPr>
          <w:instrText xml:space="preserve"> PAGEREF _Toc184063313 \h </w:instrText>
        </w:r>
        <w:r>
          <w:rPr>
            <w:webHidden/>
          </w:rPr>
        </w:r>
        <w:r>
          <w:rPr>
            <w:webHidden/>
          </w:rPr>
          <w:fldChar w:fldCharType="separate"/>
        </w:r>
        <w:r>
          <w:rPr>
            <w:webHidden/>
          </w:rPr>
          <w:t>38</w:t>
        </w:r>
        <w:r>
          <w:rPr>
            <w:webHidden/>
          </w:rPr>
          <w:fldChar w:fldCharType="end"/>
        </w:r>
      </w:hyperlink>
    </w:p>
    <w:p w14:paraId="48EEF916" w14:textId="7A3C7B52"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314" w:history="1">
        <w:r w:rsidRPr="008D514E">
          <w:rPr>
            <w:rStyle w:val="Hyperlink"/>
          </w:rPr>
          <w:t>3.4</w:t>
        </w:r>
        <w:r>
          <w:rPr>
            <w:rFonts w:asciiTheme="minorHAnsi" w:eastAsiaTheme="minorEastAsia" w:hAnsiTheme="minorHAnsi" w:cstheme="minorBidi"/>
            <w:caps w:val="0"/>
            <w:color w:val="auto"/>
            <w:kern w:val="2"/>
            <w:szCs w:val="24"/>
            <w14:ligatures w14:val="standardContextual"/>
          </w:rPr>
          <w:tab/>
        </w:r>
        <w:r w:rsidRPr="008D514E">
          <w:rPr>
            <w:rStyle w:val="Hyperlink"/>
          </w:rPr>
          <w:t>RESULTADOS E DISCUSSões</w:t>
        </w:r>
        <w:r>
          <w:rPr>
            <w:webHidden/>
          </w:rPr>
          <w:tab/>
        </w:r>
        <w:r>
          <w:rPr>
            <w:webHidden/>
          </w:rPr>
          <w:fldChar w:fldCharType="begin"/>
        </w:r>
        <w:r>
          <w:rPr>
            <w:webHidden/>
          </w:rPr>
          <w:instrText xml:space="preserve"> PAGEREF _Toc184063314 \h </w:instrText>
        </w:r>
        <w:r>
          <w:rPr>
            <w:webHidden/>
          </w:rPr>
        </w:r>
        <w:r>
          <w:rPr>
            <w:webHidden/>
          </w:rPr>
          <w:fldChar w:fldCharType="separate"/>
        </w:r>
        <w:r>
          <w:rPr>
            <w:webHidden/>
          </w:rPr>
          <w:t>38</w:t>
        </w:r>
        <w:r>
          <w:rPr>
            <w:webHidden/>
          </w:rPr>
          <w:fldChar w:fldCharType="end"/>
        </w:r>
      </w:hyperlink>
    </w:p>
    <w:p w14:paraId="12D69D9B" w14:textId="0ABECC4C" w:rsidR="006E089F" w:rsidRDefault="006E089F">
      <w:pPr>
        <w:pStyle w:val="Sumrio1"/>
        <w:rPr>
          <w:rFonts w:asciiTheme="minorHAnsi" w:eastAsiaTheme="minorEastAsia" w:hAnsiTheme="minorHAnsi" w:cstheme="minorBidi"/>
          <w:b w:val="0"/>
          <w:caps w:val="0"/>
          <w:color w:val="auto"/>
          <w:kern w:val="2"/>
          <w:szCs w:val="24"/>
          <w14:ligatures w14:val="standardContextual"/>
        </w:rPr>
      </w:pPr>
      <w:hyperlink w:anchor="_Toc184063315" w:history="1">
        <w:r w:rsidRPr="008D514E">
          <w:rPr>
            <w:rStyle w:val="Hyperlink"/>
          </w:rPr>
          <w:t>4</w:t>
        </w:r>
        <w:r>
          <w:rPr>
            <w:rFonts w:asciiTheme="minorHAnsi" w:eastAsiaTheme="minorEastAsia" w:hAnsiTheme="minorHAnsi" w:cstheme="minorBidi"/>
            <w:b w:val="0"/>
            <w:caps w:val="0"/>
            <w:color w:val="auto"/>
            <w:kern w:val="2"/>
            <w:szCs w:val="24"/>
            <w14:ligatures w14:val="standardContextual"/>
          </w:rPr>
          <w:tab/>
        </w:r>
        <w:r w:rsidRPr="008D514E">
          <w:rPr>
            <w:rStyle w:val="Hyperlink"/>
          </w:rPr>
          <w:t>CONCLUSÕES</w:t>
        </w:r>
        <w:r>
          <w:rPr>
            <w:webHidden/>
          </w:rPr>
          <w:tab/>
        </w:r>
        <w:r>
          <w:rPr>
            <w:webHidden/>
          </w:rPr>
          <w:fldChar w:fldCharType="begin"/>
        </w:r>
        <w:r>
          <w:rPr>
            <w:webHidden/>
          </w:rPr>
          <w:instrText xml:space="preserve"> PAGEREF _Toc184063315 \h </w:instrText>
        </w:r>
        <w:r>
          <w:rPr>
            <w:webHidden/>
          </w:rPr>
        </w:r>
        <w:r>
          <w:rPr>
            <w:webHidden/>
          </w:rPr>
          <w:fldChar w:fldCharType="separate"/>
        </w:r>
        <w:r>
          <w:rPr>
            <w:webHidden/>
          </w:rPr>
          <w:t>39</w:t>
        </w:r>
        <w:r>
          <w:rPr>
            <w:webHidden/>
          </w:rPr>
          <w:fldChar w:fldCharType="end"/>
        </w:r>
      </w:hyperlink>
    </w:p>
    <w:p w14:paraId="4E690A44" w14:textId="402124D2" w:rsidR="006E089F" w:rsidRDefault="006E089F">
      <w:pPr>
        <w:pStyle w:val="Sumrio2"/>
        <w:rPr>
          <w:rFonts w:asciiTheme="minorHAnsi" w:eastAsiaTheme="minorEastAsia" w:hAnsiTheme="minorHAnsi" w:cstheme="minorBidi"/>
          <w:caps w:val="0"/>
          <w:color w:val="auto"/>
          <w:kern w:val="2"/>
          <w:szCs w:val="24"/>
          <w14:ligatures w14:val="standardContextual"/>
        </w:rPr>
      </w:pPr>
      <w:hyperlink w:anchor="_Toc184063316" w:history="1">
        <w:r w:rsidRPr="008D514E">
          <w:rPr>
            <w:rStyle w:val="Hyperlink"/>
          </w:rPr>
          <w:t>4.1</w:t>
        </w:r>
        <w:r>
          <w:rPr>
            <w:rFonts w:asciiTheme="minorHAnsi" w:eastAsiaTheme="minorEastAsia" w:hAnsiTheme="minorHAnsi" w:cstheme="minorBidi"/>
            <w:caps w:val="0"/>
            <w:color w:val="auto"/>
            <w:kern w:val="2"/>
            <w:szCs w:val="24"/>
            <w14:ligatures w14:val="standardContextual"/>
          </w:rPr>
          <w:tab/>
        </w:r>
        <w:r w:rsidRPr="008D514E">
          <w:rPr>
            <w:rStyle w:val="Hyperlink"/>
          </w:rPr>
          <w:t>EXTENSÕES</w:t>
        </w:r>
        <w:r>
          <w:rPr>
            <w:webHidden/>
          </w:rPr>
          <w:tab/>
        </w:r>
        <w:r>
          <w:rPr>
            <w:webHidden/>
          </w:rPr>
          <w:fldChar w:fldCharType="begin"/>
        </w:r>
        <w:r>
          <w:rPr>
            <w:webHidden/>
          </w:rPr>
          <w:instrText xml:space="preserve"> PAGEREF _Toc184063316 \h </w:instrText>
        </w:r>
        <w:r>
          <w:rPr>
            <w:webHidden/>
          </w:rPr>
        </w:r>
        <w:r>
          <w:rPr>
            <w:webHidden/>
          </w:rPr>
          <w:fldChar w:fldCharType="separate"/>
        </w:r>
        <w:r>
          <w:rPr>
            <w:webHidden/>
          </w:rPr>
          <w:t>39</w:t>
        </w:r>
        <w:r>
          <w:rPr>
            <w:webHidden/>
          </w:rPr>
          <w:fldChar w:fldCharType="end"/>
        </w:r>
      </w:hyperlink>
    </w:p>
    <w:p w14:paraId="2EBBAD11" w14:textId="52263117" w:rsidR="006E089F" w:rsidRDefault="006E089F">
      <w:pPr>
        <w:pStyle w:val="Sumrio1"/>
        <w:rPr>
          <w:rFonts w:asciiTheme="minorHAnsi" w:eastAsiaTheme="minorEastAsia" w:hAnsiTheme="minorHAnsi" w:cstheme="minorBidi"/>
          <w:b w:val="0"/>
          <w:caps w:val="0"/>
          <w:color w:val="auto"/>
          <w:kern w:val="2"/>
          <w:szCs w:val="24"/>
          <w14:ligatures w14:val="standardContextual"/>
        </w:rPr>
      </w:pPr>
      <w:hyperlink w:anchor="_Toc184063317" w:history="1">
        <w:r w:rsidRPr="008D514E">
          <w:rPr>
            <w:rStyle w:val="Hyperlink"/>
          </w:rPr>
          <w:t>Referências</w:t>
        </w:r>
        <w:r>
          <w:rPr>
            <w:webHidden/>
          </w:rPr>
          <w:tab/>
        </w:r>
        <w:r>
          <w:rPr>
            <w:webHidden/>
          </w:rPr>
          <w:fldChar w:fldCharType="begin"/>
        </w:r>
        <w:r>
          <w:rPr>
            <w:webHidden/>
          </w:rPr>
          <w:instrText xml:space="preserve"> PAGEREF _Toc184063317 \h </w:instrText>
        </w:r>
        <w:r>
          <w:rPr>
            <w:webHidden/>
          </w:rPr>
        </w:r>
        <w:r>
          <w:rPr>
            <w:webHidden/>
          </w:rPr>
          <w:fldChar w:fldCharType="separate"/>
        </w:r>
        <w:r>
          <w:rPr>
            <w:webHidden/>
          </w:rPr>
          <w:t>40</w:t>
        </w:r>
        <w:r>
          <w:rPr>
            <w:webHidden/>
          </w:rPr>
          <w:fldChar w:fldCharType="end"/>
        </w:r>
      </w:hyperlink>
    </w:p>
    <w:p w14:paraId="70EB4143" w14:textId="11B226A8" w:rsidR="006E089F" w:rsidRDefault="006E089F">
      <w:pPr>
        <w:pStyle w:val="Sumrio1"/>
        <w:rPr>
          <w:rFonts w:asciiTheme="minorHAnsi" w:eastAsiaTheme="minorEastAsia" w:hAnsiTheme="minorHAnsi" w:cstheme="minorBidi"/>
          <w:b w:val="0"/>
          <w:caps w:val="0"/>
          <w:color w:val="auto"/>
          <w:kern w:val="2"/>
          <w:szCs w:val="24"/>
          <w14:ligatures w14:val="standardContextual"/>
        </w:rPr>
      </w:pPr>
      <w:hyperlink w:anchor="_Toc184063318" w:history="1">
        <w:r w:rsidRPr="008D514E">
          <w:rPr>
            <w:rStyle w:val="Hyperlink"/>
          </w:rPr>
          <w:t>APÊNDICE A – Descrição dos Casos de Uso</w:t>
        </w:r>
        <w:r>
          <w:rPr>
            <w:webHidden/>
          </w:rPr>
          <w:tab/>
        </w:r>
        <w:r>
          <w:rPr>
            <w:webHidden/>
          </w:rPr>
          <w:fldChar w:fldCharType="begin"/>
        </w:r>
        <w:r>
          <w:rPr>
            <w:webHidden/>
          </w:rPr>
          <w:instrText xml:space="preserve"> PAGEREF _Toc184063318 \h </w:instrText>
        </w:r>
        <w:r>
          <w:rPr>
            <w:webHidden/>
          </w:rPr>
        </w:r>
        <w:r>
          <w:rPr>
            <w:webHidden/>
          </w:rPr>
          <w:fldChar w:fldCharType="separate"/>
        </w:r>
        <w:r>
          <w:rPr>
            <w:webHidden/>
          </w:rPr>
          <w:t>41</w:t>
        </w:r>
        <w:r>
          <w:rPr>
            <w:webHidden/>
          </w:rPr>
          <w:fldChar w:fldCharType="end"/>
        </w:r>
      </w:hyperlink>
    </w:p>
    <w:p w14:paraId="0C338A40" w14:textId="2D702B7C" w:rsidR="006E089F" w:rsidRDefault="006E089F">
      <w:pPr>
        <w:pStyle w:val="Sumrio1"/>
        <w:rPr>
          <w:rFonts w:asciiTheme="minorHAnsi" w:eastAsiaTheme="minorEastAsia" w:hAnsiTheme="minorHAnsi" w:cstheme="minorBidi"/>
          <w:b w:val="0"/>
          <w:caps w:val="0"/>
          <w:color w:val="auto"/>
          <w:kern w:val="2"/>
          <w:szCs w:val="24"/>
          <w14:ligatures w14:val="standardContextual"/>
        </w:rPr>
      </w:pPr>
      <w:hyperlink w:anchor="_Toc184063319" w:history="1">
        <w:r w:rsidRPr="008D514E">
          <w:rPr>
            <w:rStyle w:val="Hyperlink"/>
          </w:rPr>
          <w:t>APÊNDICE B – Dicionário de Dados</w:t>
        </w:r>
        <w:r>
          <w:rPr>
            <w:webHidden/>
          </w:rPr>
          <w:tab/>
        </w:r>
        <w:r>
          <w:rPr>
            <w:webHidden/>
          </w:rPr>
          <w:fldChar w:fldCharType="begin"/>
        </w:r>
        <w:r>
          <w:rPr>
            <w:webHidden/>
          </w:rPr>
          <w:instrText xml:space="preserve"> PAGEREF _Toc184063319 \h </w:instrText>
        </w:r>
        <w:r>
          <w:rPr>
            <w:webHidden/>
          </w:rPr>
        </w:r>
        <w:r>
          <w:rPr>
            <w:webHidden/>
          </w:rPr>
          <w:fldChar w:fldCharType="separate"/>
        </w:r>
        <w:r>
          <w:rPr>
            <w:webHidden/>
          </w:rPr>
          <w:t>42</w:t>
        </w:r>
        <w:r>
          <w:rPr>
            <w:webHidden/>
          </w:rPr>
          <w:fldChar w:fldCharType="end"/>
        </w:r>
      </w:hyperlink>
    </w:p>
    <w:p w14:paraId="304B63BC" w14:textId="790880B3" w:rsidR="006E089F" w:rsidRDefault="006E089F">
      <w:pPr>
        <w:pStyle w:val="Sumrio1"/>
        <w:rPr>
          <w:rFonts w:asciiTheme="minorHAnsi" w:eastAsiaTheme="minorEastAsia" w:hAnsiTheme="minorHAnsi" w:cstheme="minorBidi"/>
          <w:b w:val="0"/>
          <w:caps w:val="0"/>
          <w:color w:val="auto"/>
          <w:kern w:val="2"/>
          <w:szCs w:val="24"/>
          <w14:ligatures w14:val="standardContextual"/>
        </w:rPr>
      </w:pPr>
      <w:hyperlink w:anchor="_Toc184063320" w:history="1">
        <w:r w:rsidRPr="008D514E">
          <w:rPr>
            <w:rStyle w:val="Hyperlink"/>
          </w:rPr>
          <w:t>ANEXO A – Exemplo</w:t>
        </w:r>
        <w:r>
          <w:rPr>
            <w:webHidden/>
          </w:rPr>
          <w:tab/>
        </w:r>
        <w:r>
          <w:rPr>
            <w:webHidden/>
          </w:rPr>
          <w:fldChar w:fldCharType="begin"/>
        </w:r>
        <w:r>
          <w:rPr>
            <w:webHidden/>
          </w:rPr>
          <w:instrText xml:space="preserve"> PAGEREF _Toc184063320 \h </w:instrText>
        </w:r>
        <w:r>
          <w:rPr>
            <w:webHidden/>
          </w:rPr>
        </w:r>
        <w:r>
          <w:rPr>
            <w:webHidden/>
          </w:rPr>
          <w:fldChar w:fldCharType="separate"/>
        </w:r>
        <w:r>
          <w:rPr>
            <w:webHidden/>
          </w:rPr>
          <w:t>43</w:t>
        </w:r>
        <w:r>
          <w:rPr>
            <w:webHidden/>
          </w:rPr>
          <w:fldChar w:fldCharType="end"/>
        </w:r>
      </w:hyperlink>
    </w:p>
    <w:p w14:paraId="2A620C42" w14:textId="573DFCC3" w:rsidR="00F255FC" w:rsidRPr="000E2B1E" w:rsidRDefault="005B5347" w:rsidP="001B2F1E">
      <w:pPr>
        <w:pStyle w:val="TF-TEXTO"/>
        <w:sectPr w:rsidR="00F255FC" w:rsidRPr="000E2B1E" w:rsidSect="000F77E3">
          <w:headerReference w:type="default" r:id="rId17"/>
          <w:footerReference w:type="default" r:id="rId18"/>
          <w:pgSz w:w="11907" w:h="16840" w:code="9"/>
          <w:pgMar w:top="1701" w:right="1134" w:bottom="1134" w:left="1701" w:header="720" w:footer="720" w:gutter="0"/>
          <w:pgNumType w:start="1"/>
          <w:cols w:space="708"/>
          <w:docGrid w:linePitch="360"/>
        </w:sectPr>
      </w:pPr>
      <w:r>
        <w:rPr>
          <w:b/>
          <w:caps/>
          <w:noProof/>
          <w:color w:val="000000"/>
        </w:rPr>
        <w:fldChar w:fldCharType="end"/>
      </w:r>
    </w:p>
    <w:p w14:paraId="0E7D0570" w14:textId="47332AD1" w:rsidR="00F255FC" w:rsidRPr="007D10F2" w:rsidRDefault="00F255FC" w:rsidP="007D10F2">
      <w:pPr>
        <w:pStyle w:val="Ttulo1"/>
      </w:pPr>
      <w:bookmarkStart w:id="18" w:name="_Toc96491849"/>
      <w:bookmarkStart w:id="19" w:name="_Toc184063294"/>
      <w:r w:rsidRPr="007D10F2">
        <w:lastRenderedPageBreak/>
        <w:t>Introdução</w:t>
      </w:r>
      <w:bookmarkEnd w:id="11"/>
      <w:bookmarkEnd w:id="12"/>
      <w:bookmarkEnd w:id="13"/>
      <w:bookmarkEnd w:id="14"/>
      <w:bookmarkEnd w:id="15"/>
      <w:bookmarkEnd w:id="16"/>
      <w:bookmarkEnd w:id="17"/>
      <w:bookmarkEnd w:id="18"/>
      <w:bookmarkEnd w:id="19"/>
    </w:p>
    <w:p w14:paraId="7EFE8CFD" w14:textId="52369F1E" w:rsidR="00D72903" w:rsidRDefault="00D72903" w:rsidP="0051311C">
      <w:pPr>
        <w:pStyle w:val="TF-TEXTO"/>
      </w:pPr>
      <w:bookmarkStart w:id="20" w:name="_Toc419598576"/>
      <w:bookmarkStart w:id="21" w:name="_Toc420721317"/>
      <w:bookmarkStart w:id="22" w:name="_Toc420721467"/>
      <w:bookmarkStart w:id="23" w:name="_Toc420721562"/>
      <w:bookmarkStart w:id="24" w:name="_Toc420721768"/>
      <w:bookmarkStart w:id="25" w:name="_Toc420723209"/>
      <w:bookmarkStart w:id="26" w:name="_Toc482682370"/>
      <w:bookmarkStart w:id="27" w:name="_Toc54164904"/>
      <w:bookmarkStart w:id="28" w:name="_Toc54165664"/>
      <w:bookmarkStart w:id="29" w:name="_Toc54169316"/>
      <w:bookmarkStart w:id="30" w:name="_Toc96347426"/>
      <w:bookmarkStart w:id="31" w:name="_Toc96357710"/>
      <w:bookmarkStart w:id="32" w:name="_Toc96491850"/>
      <w:r>
        <w:t>A preservação e exposição de peças antigas da computação representam uma oportunidade única de imersão no passado tecnológico, proporcionando ao público a chance de compreender e valorizar a evolução das tecnologias que moldaram o mundo moderno. Embora a organização e a disposição física dessas peças em exposições sejam importantes, a inclusão de recursos digitais torna a experiência mais rica e interativa, permitindo uma exploração mais profunda dos contextos históricos, técnicos e culturais associados a cada item.</w:t>
      </w:r>
    </w:p>
    <w:p w14:paraId="20CF3A54" w14:textId="63484E4A" w:rsidR="00D72903" w:rsidRDefault="00D72903" w:rsidP="00D72903">
      <w:pPr>
        <w:pStyle w:val="TF-TEXTO"/>
      </w:pPr>
      <w:r>
        <w:t xml:space="preserve">No Departamento de Sistemas e Computação (DSC) da Universidade Regional de Blumenau (FURB), a relevância de unir recursos tecnológicos ao acervo físico de peças de hardware é amplamente reconhecida. Em resposta a essa necessidade, o desenvolvimento do aplicativo móvel </w:t>
      </w:r>
      <w:proofErr w:type="spellStart"/>
      <w:r>
        <w:t>RetroTech</w:t>
      </w:r>
      <w:proofErr w:type="spellEnd"/>
      <w:r>
        <w:t xml:space="preserve"> </w:t>
      </w:r>
      <w:proofErr w:type="spellStart"/>
      <w:r>
        <w:t>Showcase</w:t>
      </w:r>
      <w:proofErr w:type="spellEnd"/>
      <w:r>
        <w:t xml:space="preserve"> é proposto como uma solução inovadora. Esse aplicativo visa complementar a exposição física, oferecendo uma plataforma interativa e educativa que facilita a exploração autônoma e personalizada do acervo. A integração de tecnologias digitais em exposições museológicas tem se mostrado eficaz para engajar o público, atender a diferentes níveis de conhecimento e promover um aprendizado mais significativo e envolvente (Parry, 2010).</w:t>
      </w:r>
    </w:p>
    <w:p w14:paraId="043F2523" w14:textId="2CCF26E8" w:rsidR="0051311C" w:rsidRDefault="0051311C" w:rsidP="00D72903">
      <w:pPr>
        <w:pStyle w:val="TF-TEXTO"/>
      </w:pPr>
      <w:r w:rsidRPr="0051311C">
        <w:t xml:space="preserve">Além de digitalizar e organizar o acervo, </w:t>
      </w:r>
      <w:r w:rsidR="00350D05">
        <w:t xml:space="preserve">esse aplicativo </w:t>
      </w:r>
      <w:r w:rsidRPr="0051311C">
        <w:t>incorpora um recurso de jogo educativo (</w:t>
      </w:r>
      <w:proofErr w:type="spellStart"/>
      <w:r w:rsidRPr="0051311C">
        <w:t>quizz</w:t>
      </w:r>
      <w:proofErr w:type="spellEnd"/>
      <w:r w:rsidRPr="0051311C">
        <w:t xml:space="preserve">), que permite aos usuários interagir com o conteúdo de maneira dinâmica e divertida. Por meio de perguntas e desafios relacionados às peças do acervo, o </w:t>
      </w:r>
      <w:proofErr w:type="spellStart"/>
      <w:r w:rsidRPr="0051311C">
        <w:t>quizz</w:t>
      </w:r>
      <w:proofErr w:type="spellEnd"/>
      <w:r w:rsidRPr="0051311C">
        <w:t xml:space="preserve"> estimula o aprendizado e o engajamento dos visitantes, tornando a experiência mais imersiva e enriquecedora.</w:t>
      </w:r>
    </w:p>
    <w:p w14:paraId="3CE3F83F" w14:textId="0A1FC6E4" w:rsidR="00D72903" w:rsidRDefault="00D72903" w:rsidP="00D72903">
      <w:pPr>
        <w:pStyle w:val="TF-TEXTO"/>
      </w:pPr>
      <w:r>
        <w:t xml:space="preserve">O desenvolvimento do aplicativo </w:t>
      </w:r>
      <w:r w:rsidR="003D5E09">
        <w:t>foi</w:t>
      </w:r>
      <w:r>
        <w:t xml:space="preserve"> realizado utilizando </w:t>
      </w:r>
      <w:proofErr w:type="spellStart"/>
      <w:r>
        <w:t>React</w:t>
      </w:r>
      <w:proofErr w:type="spellEnd"/>
      <w:r>
        <w:t xml:space="preserve"> </w:t>
      </w:r>
      <w:proofErr w:type="spellStart"/>
      <w:r>
        <w:t>Native</w:t>
      </w:r>
      <w:proofErr w:type="spellEnd"/>
      <w:r>
        <w:t xml:space="preserve"> em conjunto com o </w:t>
      </w:r>
      <w:proofErr w:type="spellStart"/>
      <w:r>
        <w:t>ExpoGo</w:t>
      </w:r>
      <w:proofErr w:type="spellEnd"/>
      <w:r>
        <w:t xml:space="preserve"> para o </w:t>
      </w:r>
      <w:proofErr w:type="spellStart"/>
      <w:r>
        <w:t>frontend</w:t>
      </w:r>
      <w:proofErr w:type="spellEnd"/>
      <w:r>
        <w:t xml:space="preserve"> e o </w:t>
      </w:r>
      <w:proofErr w:type="spellStart"/>
      <w:r>
        <w:t>Firebase</w:t>
      </w:r>
      <w:proofErr w:type="spellEnd"/>
      <w:r>
        <w:t xml:space="preserve"> para </w:t>
      </w:r>
      <w:proofErr w:type="spellStart"/>
      <w:r>
        <w:t>backend</w:t>
      </w:r>
      <w:proofErr w:type="spellEnd"/>
      <w:r>
        <w:t xml:space="preserve"> e armazenamento de dados, uma escolha que oferece uma arquitetura escalável, intuitiva e segura para os usuários. Esse conjunto de tecnologias permite que o aplicativo seja multiplataforma e facilmente expansível, adaptando-se às exigências do projeto. O desafio está em assegurar que o aplicativo seja intuitivo, informativo e acessível para uma ampla variedade de públicos, abrangendo desde entusiastas da tecnologia até aqueles com pouco conhecimento prévio em computação.</w:t>
      </w:r>
    </w:p>
    <w:p w14:paraId="6D465BC6" w14:textId="0C637D4B" w:rsidR="005C7541" w:rsidRDefault="00D72903" w:rsidP="00D72903">
      <w:pPr>
        <w:pStyle w:val="TF-TEXTO"/>
      </w:pPr>
      <w:r>
        <w:t xml:space="preserve">Este projeto de Trabalho de Conclusão de Curso (TCC) </w:t>
      </w:r>
      <w:del w:id="33" w:author="Dalton Solano dos Reis" w:date="2024-12-06T16:51:00Z" w16du:dateUtc="2024-12-06T19:51:00Z">
        <w:r w:rsidDel="00D855D8">
          <w:delText>propõe, portanto,</w:delText>
        </w:r>
      </w:del>
      <w:ins w:id="34" w:author="Dalton Solano dos Reis" w:date="2024-12-06T16:51:00Z" w16du:dateUtc="2024-12-06T19:51:00Z">
        <w:r w:rsidR="00D855D8">
          <w:t>tem</w:t>
        </w:r>
      </w:ins>
      <w:r>
        <w:t xml:space="preserve"> como </w:t>
      </w:r>
      <w:commentRangeStart w:id="35"/>
      <w:r>
        <w:t>objetivo principal</w:t>
      </w:r>
      <w:del w:id="36" w:author="Dalton Solano dos Reis" w:date="2024-12-06T16:52:00Z" w16du:dateUtc="2024-12-06T19:52:00Z">
        <w:r w:rsidDel="00D855D8">
          <w:delText>,</w:delText>
        </w:r>
      </w:del>
      <w:r>
        <w:t xml:space="preserve"> </w:t>
      </w:r>
      <w:commentRangeEnd w:id="35"/>
      <w:r w:rsidR="00D855D8">
        <w:rPr>
          <w:rStyle w:val="Refdecomentrio"/>
        </w:rPr>
        <w:commentReference w:id="35"/>
      </w:r>
      <w:r>
        <w:t xml:space="preserve">o desenvolvimento de um aplicativo móvel que digitalize e apresente o acervo do DSC/FURB, proporcionando aos visitantes uma experiência educacional imersiva e prática. Ao longo deste trabalho, serão abordadas as tecnologias </w:t>
      </w:r>
      <w:proofErr w:type="spellStart"/>
      <w:r>
        <w:t>frontend</w:t>
      </w:r>
      <w:proofErr w:type="spellEnd"/>
      <w:r>
        <w:t xml:space="preserve"> e </w:t>
      </w:r>
      <w:proofErr w:type="spellStart"/>
      <w:r>
        <w:t>backend</w:t>
      </w:r>
      <w:proofErr w:type="spellEnd"/>
      <w:r>
        <w:t xml:space="preserve"> escolhidas, a aplicação de </w:t>
      </w:r>
      <w:r>
        <w:lastRenderedPageBreak/>
        <w:t>princípios de design de interface amigável, e a importância da preservação da história da computação como contribuição para o desenvolvimento cultural e acadêmico.</w:t>
      </w:r>
    </w:p>
    <w:p w14:paraId="3F3B9CB6" w14:textId="77777777" w:rsidR="00F255FC" w:rsidRPr="007D10F2" w:rsidRDefault="00F255FC" w:rsidP="001A2D50">
      <w:pPr>
        <w:pStyle w:val="Ttulo2"/>
      </w:pPr>
      <w:bookmarkStart w:id="37" w:name="_Toc184063295"/>
      <w:r w:rsidRPr="007D10F2">
        <w:t>OBJETIVOS</w:t>
      </w:r>
      <w:bookmarkEnd w:id="20"/>
      <w:bookmarkEnd w:id="21"/>
      <w:bookmarkEnd w:id="22"/>
      <w:bookmarkEnd w:id="23"/>
      <w:bookmarkEnd w:id="24"/>
      <w:bookmarkEnd w:id="25"/>
      <w:bookmarkEnd w:id="26"/>
      <w:bookmarkEnd w:id="27"/>
      <w:bookmarkEnd w:id="28"/>
      <w:bookmarkEnd w:id="29"/>
      <w:bookmarkEnd w:id="30"/>
      <w:bookmarkEnd w:id="31"/>
      <w:bookmarkEnd w:id="32"/>
      <w:bookmarkEnd w:id="37"/>
    </w:p>
    <w:p w14:paraId="6DD983EB" w14:textId="71ADEAAD" w:rsidR="005C7541" w:rsidRDefault="008F6D52" w:rsidP="008F6D52">
      <w:pPr>
        <w:pStyle w:val="TF-TEXTO"/>
      </w:pPr>
      <w:bookmarkStart w:id="38" w:name="_Toc419598584"/>
      <w:bookmarkStart w:id="39" w:name="_Toc420721325"/>
      <w:bookmarkStart w:id="40" w:name="_Toc420721475"/>
      <w:bookmarkStart w:id="41" w:name="_Toc420721570"/>
      <w:bookmarkStart w:id="42" w:name="_Toc420721776"/>
      <w:bookmarkStart w:id="43" w:name="_Toc420723217"/>
      <w:bookmarkStart w:id="44" w:name="_Toc482682380"/>
      <w:bookmarkStart w:id="45" w:name="_Toc54164912"/>
      <w:bookmarkStart w:id="46" w:name="_Toc54165666"/>
      <w:bookmarkStart w:id="47" w:name="_Toc54169324"/>
      <w:bookmarkStart w:id="48" w:name="_Toc96347430"/>
      <w:bookmarkStart w:id="49" w:name="_Toc96357714"/>
      <w:bookmarkStart w:id="50" w:name="_Toc96491851"/>
      <w:r w:rsidRPr="008F6D52">
        <w:t xml:space="preserve">O objetivo principal deste trabalho é desenvolver um aplicativo móvel, denominado </w:t>
      </w:r>
      <w:proofErr w:type="spellStart"/>
      <w:r w:rsidRPr="008F6D52">
        <w:t>RetroTech</w:t>
      </w:r>
      <w:proofErr w:type="spellEnd"/>
      <w:r w:rsidRPr="008F6D52">
        <w:t xml:space="preserve"> </w:t>
      </w:r>
      <w:proofErr w:type="spellStart"/>
      <w:r w:rsidRPr="008F6D52">
        <w:t>Showcase</w:t>
      </w:r>
      <w:proofErr w:type="spellEnd"/>
      <w:r w:rsidRPr="008F6D52">
        <w:t>, que digitalize e apresente o acervo de peças históricas do Departamento de Sistemas e Computação (DSC) da Universidade Regional de Blumenau (FURB). O aplicativo visa proporcionar aos visitantes uma experiência interativa e educativa, promovendo a preservação, valorização e divulgação do patrimônio tecnológico representado pelas peças em exposição.</w:t>
      </w:r>
      <w:r>
        <w:t xml:space="preserve"> </w:t>
      </w:r>
      <w:r w:rsidRPr="008F6D52">
        <w:t xml:space="preserve">Os objetivos específicos que sustentam o alcance do objetivo principal </w:t>
      </w:r>
      <w:r>
        <w:t>são</w:t>
      </w:r>
      <w:r w:rsidR="005C7541">
        <w:t>:</w:t>
      </w:r>
    </w:p>
    <w:p w14:paraId="7307A4D4" w14:textId="5E182CA7" w:rsidR="008F6D52" w:rsidRDefault="008F6D52" w:rsidP="008F6D52">
      <w:pPr>
        <w:pStyle w:val="TF-ALNEA"/>
        <w:numPr>
          <w:ilvl w:val="0"/>
          <w:numId w:val="17"/>
        </w:numPr>
      </w:pPr>
      <w:r>
        <w:t>digitalizar peças reais do acervo físico do DSC/FURB, organizando-as em um acervo virtual padronizado;</w:t>
      </w:r>
    </w:p>
    <w:p w14:paraId="074B4272" w14:textId="775F6A92" w:rsidR="008F6D52" w:rsidRDefault="008F6D52" w:rsidP="008F6D52">
      <w:pPr>
        <w:pStyle w:val="TF-ALNEA"/>
        <w:numPr>
          <w:ilvl w:val="0"/>
          <w:numId w:val="17"/>
        </w:numPr>
      </w:pPr>
      <w:r>
        <w:t>aplicar ontologias reconhecidas, como Dublin Core e CIDOC-CRM, para estruturar e padronizar as informações do acervo digital, garantindo interoperabilidade e acessibilidade;</w:t>
      </w:r>
    </w:p>
    <w:p w14:paraId="6D40B267" w14:textId="22886664" w:rsidR="008F6D52" w:rsidRDefault="008F6D52" w:rsidP="008F6D52">
      <w:pPr>
        <w:pStyle w:val="TF-ALNEA"/>
        <w:numPr>
          <w:ilvl w:val="0"/>
          <w:numId w:val="17"/>
        </w:numPr>
      </w:pPr>
      <w:r>
        <w:t>desenvolver uma interface interativa e amigável que permita a navegação intuitiva e a exploração detalhada do acervo;</w:t>
      </w:r>
    </w:p>
    <w:p w14:paraId="660912F3" w14:textId="65CCCDD6" w:rsidR="008F6D52" w:rsidRDefault="008F6D52" w:rsidP="008F6D52">
      <w:pPr>
        <w:pStyle w:val="TF-ALNEA"/>
        <w:numPr>
          <w:ilvl w:val="0"/>
          <w:numId w:val="17"/>
        </w:numPr>
      </w:pPr>
      <w:r>
        <w:t>fornecer materiais educativos associados ao acervo, enriquecendo a experiência do visitante com informações contextuais e históricas sobre as peças;</w:t>
      </w:r>
    </w:p>
    <w:p w14:paraId="0384DE73" w14:textId="55090854" w:rsidR="00350D05" w:rsidRDefault="00350D05" w:rsidP="008F6D52">
      <w:pPr>
        <w:pStyle w:val="TF-ALNEA"/>
        <w:numPr>
          <w:ilvl w:val="0"/>
          <w:numId w:val="17"/>
        </w:numPr>
      </w:pPr>
      <w:r>
        <w:t>d</w:t>
      </w:r>
      <w:r w:rsidRPr="00350D05">
        <w:t>esenvolver um recurso de jogo educativo</w:t>
      </w:r>
      <w:r>
        <w:t xml:space="preserve"> </w:t>
      </w:r>
      <w:r w:rsidRPr="00350D05">
        <w:t>que permita aos usuários interagir de forma dinâmica com o acervo, promovendo aprendizado e engajamento</w:t>
      </w:r>
      <w:ins w:id="51" w:author="Dalton Solano dos Reis" w:date="2024-12-06T16:56:00Z" w16du:dateUtc="2024-12-06T19:56:00Z">
        <w:r w:rsidR="00E041BB">
          <w:t>;</w:t>
        </w:r>
      </w:ins>
      <w:del w:id="52" w:author="Dalton Solano dos Reis" w:date="2024-12-06T16:56:00Z" w16du:dateUtc="2024-12-06T19:56:00Z">
        <w:r w:rsidRPr="00350D05" w:rsidDel="00E041BB">
          <w:delText>.</w:delText>
        </w:r>
      </w:del>
    </w:p>
    <w:p w14:paraId="0528E619" w14:textId="7D017DD4" w:rsidR="008F6D52" w:rsidRDefault="008F6D52" w:rsidP="008F6D52">
      <w:pPr>
        <w:pStyle w:val="TF-ALNEA"/>
        <w:numPr>
          <w:ilvl w:val="0"/>
          <w:numId w:val="17"/>
        </w:numPr>
      </w:pPr>
      <w:r>
        <w:t xml:space="preserve">adotar tecnologias modernas, como </w:t>
      </w:r>
      <w:proofErr w:type="spellStart"/>
      <w:r>
        <w:t>React</w:t>
      </w:r>
      <w:proofErr w:type="spellEnd"/>
      <w:r>
        <w:t xml:space="preserve"> </w:t>
      </w:r>
      <w:proofErr w:type="spellStart"/>
      <w:r>
        <w:t>Native</w:t>
      </w:r>
      <w:proofErr w:type="spellEnd"/>
      <w:r>
        <w:t xml:space="preserve">, </w:t>
      </w:r>
      <w:proofErr w:type="spellStart"/>
      <w:r>
        <w:t>ExpoGo</w:t>
      </w:r>
      <w:proofErr w:type="spellEnd"/>
      <w:r>
        <w:t xml:space="preserve"> e </w:t>
      </w:r>
      <w:proofErr w:type="spellStart"/>
      <w:r>
        <w:t>Firebase</w:t>
      </w:r>
      <w:proofErr w:type="spellEnd"/>
      <w:r>
        <w:t>, para garantir uma arquitetura segura, escalável e multiplataforma;</w:t>
      </w:r>
    </w:p>
    <w:p w14:paraId="0D0FFD30" w14:textId="3D452E38" w:rsidR="008F6D52" w:rsidRDefault="008F6D52" w:rsidP="008F6D52">
      <w:pPr>
        <w:pStyle w:val="TF-ALNEA"/>
        <w:numPr>
          <w:ilvl w:val="0"/>
          <w:numId w:val="17"/>
        </w:numPr>
      </w:pPr>
      <w:r>
        <w:t>validar a usabilidade e a eficácia do aplicativo por meio de testes com usuários, avaliando a satisfação e a interação com o sistema;</w:t>
      </w:r>
    </w:p>
    <w:p w14:paraId="6BB6A0A7" w14:textId="220AEC18" w:rsidR="008F6D52" w:rsidRDefault="008F6D52" w:rsidP="008F6D52">
      <w:pPr>
        <w:pStyle w:val="TF-ALNEA"/>
        <w:numPr>
          <w:ilvl w:val="0"/>
          <w:numId w:val="17"/>
        </w:numPr>
      </w:pPr>
      <w:r>
        <w:t>propor futuras extensões, como a integração de recursos de realidade aumentada e a ampliação do acervo digital, para enriquecer ainda mais a experiência do usuário e o alcance do projeto.</w:t>
      </w:r>
    </w:p>
    <w:p w14:paraId="04206473" w14:textId="77777777" w:rsidR="00F255FC" w:rsidRDefault="00F255FC" w:rsidP="001A2D50">
      <w:pPr>
        <w:pStyle w:val="Ttulo2"/>
      </w:pPr>
      <w:bookmarkStart w:id="53" w:name="_Toc184063296"/>
      <w:r>
        <w:t>estrutura</w:t>
      </w:r>
      <w:bookmarkEnd w:id="38"/>
      <w:bookmarkEnd w:id="39"/>
      <w:bookmarkEnd w:id="40"/>
      <w:bookmarkEnd w:id="41"/>
      <w:bookmarkEnd w:id="42"/>
      <w:bookmarkEnd w:id="43"/>
      <w:bookmarkEnd w:id="44"/>
      <w:bookmarkEnd w:id="45"/>
      <w:bookmarkEnd w:id="46"/>
      <w:bookmarkEnd w:id="47"/>
      <w:bookmarkEnd w:id="48"/>
      <w:bookmarkEnd w:id="49"/>
      <w:bookmarkEnd w:id="50"/>
      <w:bookmarkEnd w:id="53"/>
    </w:p>
    <w:p w14:paraId="60B130D9" w14:textId="3A9C4FEC" w:rsidR="008F6D52" w:rsidRDefault="008F6D52" w:rsidP="008F6D52">
      <w:pPr>
        <w:pStyle w:val="TF-TEXTO"/>
      </w:pPr>
      <w:r>
        <w:t xml:space="preserve">Este trabalho está organizado em cinco capítulos, dispostos de maneira lógica para proporcionar uma visão completa e detalhada sobre o seu desdobramento. O primeiro capítulo, a Introdução, contextualiza o tema e destaca a importância da preservação de peças históricas da computação, apresentando o objetivo principal e os objetivos específicos do trabalho, além </w:t>
      </w:r>
      <w:r>
        <w:lastRenderedPageBreak/>
        <w:t xml:space="preserve">de um panorama geral da estrutura do texto. Em seguida, o Capítulo 2, dedicado à Fundamentação Teórica, explora os conceitos e técnicas essenciais para o desenvolvimento do aplicativo. São abordados temas como preservação da história da computação, design de interfaces amigáveis, aplicação de ontologias como Dublin Core e CIDOC-CRM e </w:t>
      </w:r>
      <w:r w:rsidR="005717CA">
        <w:t>os trabalhos correlatos.</w:t>
      </w:r>
    </w:p>
    <w:p w14:paraId="45C7C441" w14:textId="4F5826A8" w:rsidR="008F6D52" w:rsidRDefault="008F6D52" w:rsidP="008F6D52">
      <w:pPr>
        <w:pStyle w:val="TF-TEXTO"/>
      </w:pPr>
      <w:r>
        <w:t xml:space="preserve">O Capítulo 3 detalha o Desenvolvimento do projeto, descrevendo as etapas práticas realizadas, como o levantamento de requisitos, a implementação das funcionalidades e a validação do sistema. Nesta parte, também são apresentados os métodos e ferramentas empregados, como </w:t>
      </w:r>
      <w:proofErr w:type="spellStart"/>
      <w:r>
        <w:t>React</w:t>
      </w:r>
      <w:proofErr w:type="spellEnd"/>
      <w:r>
        <w:t xml:space="preserve"> </w:t>
      </w:r>
      <w:proofErr w:type="spellStart"/>
      <w:r>
        <w:t>Native</w:t>
      </w:r>
      <w:proofErr w:type="spellEnd"/>
      <w:r>
        <w:t xml:space="preserve">, </w:t>
      </w:r>
      <w:proofErr w:type="spellStart"/>
      <w:r>
        <w:t>ExpoGo</w:t>
      </w:r>
      <w:proofErr w:type="spellEnd"/>
      <w:r>
        <w:t xml:space="preserve"> e </w:t>
      </w:r>
      <w:proofErr w:type="spellStart"/>
      <w:r>
        <w:t>Firebase</w:t>
      </w:r>
      <w:proofErr w:type="spellEnd"/>
      <w:r>
        <w:t>, que foram fundamentais para a construção do aplicativo. No Capítulo 4, são discutidos os Resultados obtidos e os desafios enfrentados durante o desenvolvimento, incluindo os resultados dos testes de usabilidade, as contribuições do aplicativo para a preservação do patrimônio tecnológico e as soluções implementadas para atender aos objetivos do trabalho.</w:t>
      </w:r>
    </w:p>
    <w:p w14:paraId="69BA4486" w14:textId="2093CF80" w:rsidR="00F255FC" w:rsidRDefault="008F6D52" w:rsidP="008F6D52">
      <w:pPr>
        <w:pStyle w:val="TF-TEXTO"/>
      </w:pPr>
      <w:r>
        <w:t>Finalmente, o Capítulo 5 apresenta as Conclusões e Extensões, avaliando o alcance dos objetivos propostos e sugerindo direções futuras para o projeto. Entre as possibilidades, destacam-se a ampliação do acervo digital e a integração de novos recursos, como realidade aumentada. O texto também conta com uma seção de Referências Bibliográficas, que reúne as fontes utilizadas para sustentar a fundamentação teórica e técnica, e, se necessário, anexos com materiais complementares.</w:t>
      </w:r>
      <w:del w:id="54" w:author="Dalton Solano dos Reis" w:date="2024-12-06T16:58:00Z" w16du:dateUtc="2024-12-06T19:58:00Z">
        <w:r w:rsidDel="00E041BB">
          <w:delText xml:space="preserve"> A organização deste trabalho busca assegurar a clareza e a coerência, conduzindo o leitor de forma progressiva pelos principais aspectos do projeto.</w:delText>
        </w:r>
      </w:del>
    </w:p>
    <w:p w14:paraId="29E3C417" w14:textId="77777777" w:rsidR="00F255FC" w:rsidRPr="00E041BB" w:rsidRDefault="00F255FC" w:rsidP="001A2D50">
      <w:pPr>
        <w:pStyle w:val="Ttulo2"/>
        <w:rPr>
          <w:highlight w:val="yellow"/>
          <w:rPrChange w:id="55" w:author="Dalton Solano dos Reis" w:date="2024-12-06T16:59:00Z" w16du:dateUtc="2024-12-06T19:59:00Z">
            <w:rPr/>
          </w:rPrChange>
        </w:rPr>
      </w:pPr>
      <w:bookmarkStart w:id="56" w:name="_Toc184063297"/>
      <w:bookmarkStart w:id="57" w:name="_Toc96491852"/>
      <w:r w:rsidRPr="00E041BB">
        <w:rPr>
          <w:highlight w:val="yellow"/>
          <w:rPrChange w:id="58" w:author="Dalton Solano dos Reis" w:date="2024-12-06T16:59:00Z" w16du:dateUtc="2024-12-06T19:59:00Z">
            <w:rPr/>
          </w:rPrChange>
        </w:rPr>
        <w:t>observações gerais</w:t>
      </w:r>
      <w:bookmarkEnd w:id="56"/>
      <w:r w:rsidRPr="00E041BB">
        <w:rPr>
          <w:highlight w:val="yellow"/>
          <w:rPrChange w:id="59" w:author="Dalton Solano dos Reis" w:date="2024-12-06T16:59:00Z" w16du:dateUtc="2024-12-06T19:59:00Z">
            <w:rPr/>
          </w:rPrChange>
        </w:rPr>
        <w:t xml:space="preserve"> </w:t>
      </w:r>
    </w:p>
    <w:p w14:paraId="21E6600D" w14:textId="77777777" w:rsidR="00F255FC" w:rsidRDefault="00F255FC" w:rsidP="001B2F1E">
      <w:pPr>
        <w:pStyle w:val="TF-TEXTO"/>
      </w:pPr>
      <w:r>
        <w:t>[Nes</w:t>
      </w:r>
      <w:r w:rsidR="00695745">
        <w:t>t</w:t>
      </w:r>
      <w:r>
        <w:t xml:space="preserve">a seção são apresentadas observações gerais sobre o texto do Trabalho de Conclusão de Curso (TCC). </w:t>
      </w:r>
      <w:r w:rsidRPr="00E270C0">
        <w:rPr>
          <w:b/>
        </w:rPr>
        <w:t>Observa-se que es</w:t>
      </w:r>
      <w:r w:rsidR="00695745" w:rsidRPr="00E270C0">
        <w:rPr>
          <w:b/>
        </w:rPr>
        <w:t>t</w:t>
      </w:r>
      <w:r w:rsidRPr="00E270C0">
        <w:rPr>
          <w:b/>
        </w:rPr>
        <w:t>a seção deve ser retirada do volume final.</w:t>
      </w:r>
      <w:r>
        <w:t>]</w:t>
      </w:r>
    </w:p>
    <w:p w14:paraId="1DFFA752" w14:textId="77777777" w:rsidR="005C7541" w:rsidRDefault="005C7541" w:rsidP="005C7541">
      <w:pPr>
        <w:pStyle w:val="TF-TEXTO"/>
      </w:pPr>
      <w:r>
        <w:t>[Na confecção do texto deve-se:</w:t>
      </w:r>
    </w:p>
    <w:p w14:paraId="73C2AB09" w14:textId="77777777" w:rsidR="005C7541" w:rsidRDefault="005C7541" w:rsidP="005C7541">
      <w:pPr>
        <w:pStyle w:val="TF-ALNEA"/>
        <w:numPr>
          <w:ilvl w:val="0"/>
          <w:numId w:val="3"/>
        </w:numPr>
      </w:pPr>
      <w:r>
        <w:t xml:space="preserve">usar frases curtas. Segundo </w:t>
      </w:r>
      <w:proofErr w:type="spellStart"/>
      <w:r>
        <w:t>Teodorowitsch</w:t>
      </w:r>
      <w:proofErr w:type="spellEnd"/>
      <w:r>
        <w:t xml:space="preserve"> (2003, p. 3), “Frases com mais de duas linhas aumentam o risco de o leitor não compreender a ideia ou de entendê-la de forma equivocada.”;</w:t>
      </w:r>
    </w:p>
    <w:p w14:paraId="0E286598" w14:textId="77777777" w:rsidR="005C7541" w:rsidRDefault="005C7541" w:rsidP="005C7541">
      <w:pPr>
        <w:pStyle w:val="TF-ALNEA"/>
      </w:pPr>
      <w:r>
        <w:t>usar linguagem impessoal (usar a terceira pessoa do singular) e verbo na voz ativa (a ação é praticada pelo sujeito), com conexão entre os parágrafos;</w:t>
      </w:r>
    </w:p>
    <w:p w14:paraId="3ECE2C4B" w14:textId="77777777" w:rsidR="005C7541" w:rsidRDefault="005C7541" w:rsidP="005C7541">
      <w:pPr>
        <w:pStyle w:val="TF-ALNEA"/>
      </w:pPr>
      <w:r>
        <w:t>não usar palavras coloquiais;</w:t>
      </w:r>
    </w:p>
    <w:p w14:paraId="06861C4E" w14:textId="77777777" w:rsidR="005C7541" w:rsidRDefault="005C7541" w:rsidP="005C7541">
      <w:pPr>
        <w:pStyle w:val="TF-ALNEA"/>
      </w:pPr>
      <w:r>
        <w:t>não usar palavras repetidas em demasia;</w:t>
      </w:r>
    </w:p>
    <w:p w14:paraId="61F894C1" w14:textId="77777777" w:rsidR="005C7541" w:rsidRDefault="005C7541" w:rsidP="005C7541">
      <w:pPr>
        <w:pStyle w:val="TF-ALNEA"/>
      </w:pPr>
      <w:r>
        <w:t xml:space="preserve">usar verbos no presente quando for referir-se a partes do trabalho que já </w:t>
      </w:r>
      <w:proofErr w:type="gramStart"/>
      <w:r>
        <w:t>encontram-se</w:t>
      </w:r>
      <w:proofErr w:type="gramEnd"/>
      <w:r>
        <w:t xml:space="preserve"> disponíveis no texto;</w:t>
      </w:r>
    </w:p>
    <w:p w14:paraId="186FA7B4" w14:textId="77777777" w:rsidR="005C7541" w:rsidRDefault="005C7541" w:rsidP="005C7541">
      <w:pPr>
        <w:pStyle w:val="TF-ALNEA"/>
      </w:pPr>
      <w:r>
        <w:t>destacar palavras em língua estrangeira em itálico, conforme descrito abaixo:</w:t>
      </w:r>
    </w:p>
    <w:p w14:paraId="0E8153F9" w14:textId="77777777" w:rsidR="005C7541" w:rsidRDefault="005C7541" w:rsidP="005C7541">
      <w:pPr>
        <w:pStyle w:val="TF-SUBALNEAnvel1"/>
      </w:pPr>
      <w:r>
        <w:lastRenderedPageBreak/>
        <w:t xml:space="preserve">nome de software, ferramenta, aplicativo, linguagem de programação, plataforma, empresa: não deve ser escrito em itálico (exemplos: Delphi 7, Pascal, </w:t>
      </w:r>
      <w:proofErr w:type="spellStart"/>
      <w:r>
        <w:t>Object</w:t>
      </w:r>
      <w:proofErr w:type="spellEnd"/>
      <w:r>
        <w:t xml:space="preserve"> Pascal, Java, </w:t>
      </w:r>
      <w:proofErr w:type="spellStart"/>
      <w:r>
        <w:t>JavaScript</w:t>
      </w:r>
      <w:proofErr w:type="spellEnd"/>
      <w:r>
        <w:t xml:space="preserve">, Java 2 Micro </w:t>
      </w:r>
      <w:proofErr w:type="spellStart"/>
      <w:r>
        <w:t>Edition</w:t>
      </w:r>
      <w:proofErr w:type="spellEnd"/>
      <w:r>
        <w:t xml:space="preserve">, Basic, Microsoft Visual C++, C, Windows, Linux, MySQL, Oracle, Eclipse 3.0, Enterprise Architect, </w:t>
      </w:r>
      <w:proofErr w:type="spellStart"/>
      <w:r>
        <w:t>Rational</w:t>
      </w:r>
      <w:proofErr w:type="spellEnd"/>
      <w:r>
        <w:t xml:space="preserve"> Rose, Microsoft, Sun Microsystems),</w:t>
      </w:r>
    </w:p>
    <w:p w14:paraId="127F380C" w14:textId="77777777" w:rsidR="005C7541" w:rsidRDefault="005C7541" w:rsidP="005C7541">
      <w:pPr>
        <w:pStyle w:val="TF-SUBALNEAnvel1"/>
      </w:pPr>
      <w:r>
        <w:t>citações: o sobrenome do autor ou o nome da instituição responsável pela autoria do documento citado não deve ser escrito em itálico (exemplo: Segundo Sun Microsystems (2004), ...),</w:t>
      </w:r>
    </w:p>
    <w:p w14:paraId="3595EDDD" w14:textId="77777777" w:rsidR="005C7541" w:rsidRDefault="005C7541" w:rsidP="005C7541">
      <w:pPr>
        <w:pStyle w:val="TF-SUBALNEAnvel1"/>
      </w:pPr>
      <w:r>
        <w:t>palavras em língua estrangeira encontradas nos dicionários nacionais: não devem ser grafadas em itálico (exemplos: software, hardware, web, Internet),</w:t>
      </w:r>
    </w:p>
    <w:p w14:paraId="53D31864" w14:textId="77777777" w:rsidR="005C7541" w:rsidRDefault="005C7541" w:rsidP="005C7541">
      <w:pPr>
        <w:pStyle w:val="TF-SUBALNEAnvel1"/>
        <w:rPr>
          <w:sz w:val="22"/>
        </w:rPr>
      </w:pPr>
      <w:r>
        <w:t xml:space="preserve">demais palavras em língua estrangeira: devem ser escritas em itálico (exemplos: </w:t>
      </w:r>
      <w:r>
        <w:rPr>
          <w:i/>
          <w:iCs/>
        </w:rPr>
        <w:t>palmtop</w:t>
      </w:r>
      <w:r>
        <w:t xml:space="preserve">, </w:t>
      </w:r>
      <w:proofErr w:type="spellStart"/>
      <w:r w:rsidRPr="00C87D50">
        <w:rPr>
          <w:i/>
        </w:rPr>
        <w:t>classpath</w:t>
      </w:r>
      <w:proofErr w:type="spellEnd"/>
      <w:r>
        <w:t xml:space="preserve">, </w:t>
      </w:r>
      <w:proofErr w:type="gramStart"/>
      <w:r w:rsidRPr="00C87D50">
        <w:rPr>
          <w:i/>
        </w:rPr>
        <w:t>play</w:t>
      </w:r>
      <w:r>
        <w:t>, etc.</w:t>
      </w:r>
      <w:proofErr w:type="gramEnd"/>
      <w:r>
        <w:t xml:space="preserve">). No entanto, </w:t>
      </w:r>
      <w:proofErr w:type="spellStart"/>
      <w:r>
        <w:t>Teodorowitsch</w:t>
      </w:r>
      <w:proofErr w:type="spellEnd"/>
      <w:r>
        <w:t xml:space="preserve"> (2003, p. 7), sugere que alguns termos em língua inglesa devem ser substituídos por termos em português (exemplos: núcleo em vez de </w:t>
      </w:r>
      <w:r>
        <w:rPr>
          <w:i/>
          <w:iCs/>
        </w:rPr>
        <w:t>kernel</w:t>
      </w:r>
      <w:r>
        <w:t xml:space="preserve">, aprendizagem de máquina em vez de </w:t>
      </w:r>
      <w:r w:rsidRPr="00C87D50">
        <w:rPr>
          <w:i/>
        </w:rPr>
        <w:t xml:space="preserve">machine </w:t>
      </w:r>
      <w:proofErr w:type="gramStart"/>
      <w:r w:rsidRPr="00C87D50">
        <w:rPr>
          <w:i/>
        </w:rPr>
        <w:t>learning</w:t>
      </w:r>
      <w:r>
        <w:t>, etc.</w:t>
      </w:r>
      <w:proofErr w:type="gramEnd"/>
      <w:r>
        <w:t>);</w:t>
      </w:r>
    </w:p>
    <w:p w14:paraId="645B9DC0" w14:textId="77777777" w:rsidR="005C7541" w:rsidRDefault="005C7541" w:rsidP="005C7541">
      <w:pPr>
        <w:pStyle w:val="TF-ALNEA"/>
      </w:pPr>
      <w:r>
        <w:t>observar as seguintes regras quanto ao uso de siglas:</w:t>
      </w:r>
    </w:p>
    <w:p w14:paraId="29BFBE65" w14:textId="41D06859" w:rsidR="005C7541" w:rsidRDefault="005C7541" w:rsidP="005C7541">
      <w:pPr>
        <w:pStyle w:val="TF-SUBALNEAnvel1"/>
      </w:pPr>
      <w:r>
        <w:t xml:space="preserve">colocar as siglas entre parênteses precedidas pela forma completa do nome, quando aparecem pela primeira vez no texto (exemplos: Associação Brasileira de Normas Técnicas (ABNT), Trabalho de Conclusão de Curso (TCC)). Caso exista uma lista de siglas na parte </w:t>
      </w:r>
      <w:proofErr w:type="spellStart"/>
      <w:r>
        <w:t>pré</w:t>
      </w:r>
      <w:proofErr w:type="spellEnd"/>
      <w:r>
        <w:t>-textual do volume final, pode-se usar somente a sigla, quando aparecer pela primeira vez no texto,</w:t>
      </w:r>
    </w:p>
    <w:p w14:paraId="3BF7F4E5" w14:textId="77777777" w:rsidR="005C7541" w:rsidRDefault="005C7541" w:rsidP="005C7541">
      <w:pPr>
        <w:pStyle w:val="TF-SUBALNEAnvel1"/>
      </w:pPr>
      <w:r>
        <w:t>usar apenas a sigla nas demais ocorrências no texto,</w:t>
      </w:r>
    </w:p>
    <w:p w14:paraId="327AC49E" w14:textId="77777777" w:rsidR="005C7541" w:rsidRDefault="005C7541" w:rsidP="005C7541">
      <w:pPr>
        <w:pStyle w:val="TF-SUBALNEAnvel1"/>
      </w:pPr>
      <w:r>
        <w:t>escrever as siglas em letras maiúsculas e não usar itálico,</w:t>
      </w:r>
    </w:p>
    <w:p w14:paraId="2AD5A98E" w14:textId="77777777" w:rsidR="005C7541" w:rsidRDefault="005C7541" w:rsidP="005C7541">
      <w:pPr>
        <w:pStyle w:val="TF-SUBALNEAnvel1"/>
      </w:pPr>
      <w:r>
        <w:t xml:space="preserve">escrever o plural das siglas sem apóstrofo (exemplos: PCs, APIs, PDAs) e determinar o gênero da sigla conforme o gênero do primeiro substantivo do seu nome (exemplo: o TCC – </w:t>
      </w:r>
      <w:r w:rsidRPr="006A1CC6">
        <w:rPr>
          <w:bCs/>
        </w:rPr>
        <w:t>o Trabalho</w:t>
      </w:r>
      <w:r>
        <w:t xml:space="preserve"> de Conclusão de Curso).</w:t>
      </w:r>
    </w:p>
    <w:p w14:paraId="1A85BFAC" w14:textId="77777777" w:rsidR="0036523A" w:rsidRDefault="0036523A" w:rsidP="0036523A">
      <w:pPr>
        <w:pStyle w:val="Ttulo1"/>
      </w:pPr>
      <w:bookmarkStart w:id="60" w:name="_Toc457326634"/>
      <w:bookmarkStart w:id="61" w:name="_Toc184063298"/>
      <w:bookmarkStart w:id="62" w:name="_Toc419598587"/>
      <w:bookmarkEnd w:id="57"/>
      <w:r>
        <w:lastRenderedPageBreak/>
        <w:t>FUNDAMENTAÇÃO TEÓRICA</w:t>
      </w:r>
      <w:bookmarkEnd w:id="60"/>
      <w:bookmarkEnd w:id="61"/>
    </w:p>
    <w:p w14:paraId="238E0BC7" w14:textId="77777777" w:rsidR="00153520" w:rsidRDefault="00153520" w:rsidP="00153520">
      <w:pPr>
        <w:pStyle w:val="TF-TEXTO"/>
      </w:pPr>
      <w:r>
        <w:t xml:space="preserve">Neste capítulo, são abordados os conceitos, metodologias e estudos que sustentam o desenvolvimento do </w:t>
      </w:r>
      <w:proofErr w:type="spellStart"/>
      <w:r>
        <w:t>RetroTech</w:t>
      </w:r>
      <w:proofErr w:type="spellEnd"/>
      <w:r>
        <w:t xml:space="preserve"> </w:t>
      </w:r>
      <w:proofErr w:type="spellStart"/>
      <w:r>
        <w:t>Showcase</w:t>
      </w:r>
      <w:proofErr w:type="spellEnd"/>
      <w:r>
        <w:t xml:space="preserve">, organizados em quatro seções principais que refletem as dimensões essenciais do projeto. A seção 2.1 explora a importância de documentar e valorizar a evolução tecnológica, contextualizando o papel dos acervos digitais na preservação e disseminação de conhecimentos históricos. A seção 2.2 apresenta a aplicação de ontologias no projeto, evidenciando como elas estruturam os dados e promovem a interoperabilidade e consistência das informações. </w:t>
      </w:r>
    </w:p>
    <w:p w14:paraId="75250D2C" w14:textId="029760A8" w:rsidR="0036523A" w:rsidRDefault="00153520" w:rsidP="00153520">
      <w:pPr>
        <w:pStyle w:val="TF-TEXTO"/>
      </w:pPr>
      <w:r>
        <w:t>A seção 2.3 foca no uso de diretrizes de design para criar interfaces intuitivas e coesas, alinhadas aos princípios de simplicidade, consistência e feedback visual. Por fim, a seção 2.4 sintetiza os estudos relacionados que fundamentam as decisões tomadas no desenvolvimento do aplicativo, destacando os métodos, tecnologias e práticas que serviram de base teórica e prática.</w:t>
      </w:r>
      <w:del w:id="63" w:author="Dalton Solano dos Reis" w:date="2024-12-06T17:00:00Z" w16du:dateUtc="2024-12-06T20:00:00Z">
        <w:r w:rsidDel="00E041BB">
          <w:delText xml:space="preserve"> A organização desta seção busca proporcionar uma visão integrada e detalhada dos elementos que sustentam o projeto, conectando cada conceito à aplicação prática no RetroTech Showcase. Assim, estabelece-se um diálogo consistente entre as dimensões teóricas e as implementações realizadas.</w:delText>
        </w:r>
      </w:del>
    </w:p>
    <w:p w14:paraId="297750BD" w14:textId="31282E3A" w:rsidR="00E91A7A" w:rsidRDefault="006C784F" w:rsidP="001A2D50">
      <w:pPr>
        <w:pStyle w:val="Ttulo2"/>
      </w:pPr>
      <w:bookmarkStart w:id="64" w:name="_Toc184063299"/>
      <w:r>
        <w:t>PRESERVAÇÃO DA HISTÓRIA DA COMPUTAÇÃO</w:t>
      </w:r>
      <w:bookmarkEnd w:id="64"/>
    </w:p>
    <w:p w14:paraId="0F9B50FD" w14:textId="7ABA70DE" w:rsidR="00B3126D" w:rsidRDefault="006C784F" w:rsidP="00E91A7A">
      <w:pPr>
        <w:pStyle w:val="TF-TEXTO"/>
      </w:pPr>
      <w:r w:rsidRPr="006C784F">
        <w:t xml:space="preserve">A história da computação está intrinsecamente ligada ao desenvolvimento tecnológico que moldou a sociedade contemporânea, desempenhando um papel central no avanço das ciências, da comunicação e da economia global. A preservação dessa história vai além de uma questão de nostalgia: é uma forma de documentar e valorizar os processos e inovações que culminaram na tecnologia moderna. Segundo </w:t>
      </w:r>
      <w:proofErr w:type="spellStart"/>
      <w:r w:rsidRPr="006C784F">
        <w:t>Kaczmarczyk</w:t>
      </w:r>
      <w:proofErr w:type="spellEnd"/>
      <w:r w:rsidRPr="006C784F">
        <w:t xml:space="preserve"> (2019), a preservação de equipamentos e registros históricos da computação é essencial para entender a evolução do pensamento computacional e seu impacto na sociedade.</w:t>
      </w:r>
    </w:p>
    <w:p w14:paraId="65CF54E8" w14:textId="1229DFC5" w:rsidR="006C784F" w:rsidRDefault="006C784F" w:rsidP="00AF5DD8">
      <w:pPr>
        <w:pStyle w:val="TF-TEXTO"/>
      </w:pPr>
      <w:r>
        <w:t xml:space="preserve">Com a rápida obsolescência de tecnologias e a transição constante para novas gerações de hardware e software, muitas peças históricas são descartadas, levando à perda irreparável de elementos que poderiam servir como base para estudos futuros. A preservação histórica desempenha, portanto, um papel educacional, cultural e científico. Cameron e </w:t>
      </w:r>
      <w:proofErr w:type="spellStart"/>
      <w:r>
        <w:t>Kenderdine</w:t>
      </w:r>
      <w:proofErr w:type="spellEnd"/>
      <w:r>
        <w:t xml:space="preserve"> (2007) destacam que acervos digitais, aliados a exposições físicas, ampliam o alcance do conhecimento, permitindo que um público maior tenha acesso às peças e compreenda seu contexto histórico.</w:t>
      </w:r>
    </w:p>
    <w:p w14:paraId="3B7BFB77" w14:textId="027026EB" w:rsidR="006C784F" w:rsidRDefault="006C784F" w:rsidP="006C784F">
      <w:pPr>
        <w:pStyle w:val="TF-TEXTO"/>
      </w:pPr>
      <w:r>
        <w:t xml:space="preserve">No Brasil, iniciativas como o grupo </w:t>
      </w:r>
      <w:proofErr w:type="spellStart"/>
      <w:r>
        <w:t>RetroSC</w:t>
      </w:r>
      <w:proofErr w:type="spellEnd"/>
      <w:r>
        <w:t>, que organiza eventos e exposições de equipamentos antigos, têm demonstrado como a preservação de peças de hardware pode atrair e educar o público. Esses eventos ajudam a contextualizar o papel de dispositivos como mainframes, computadores pessoais e periféricos na construção da sociedade digital (</w:t>
      </w:r>
      <w:proofErr w:type="spellStart"/>
      <w:r>
        <w:t>Retrosc</w:t>
      </w:r>
      <w:proofErr w:type="spellEnd"/>
      <w:r>
        <w:t>, 2023).</w:t>
      </w:r>
    </w:p>
    <w:p w14:paraId="66ADE8FA" w14:textId="1E6AE411" w:rsidR="006C784F" w:rsidRDefault="006C784F" w:rsidP="006C784F">
      <w:pPr>
        <w:pStyle w:val="TF-TEXTO"/>
      </w:pPr>
      <w:r>
        <w:lastRenderedPageBreak/>
        <w:t>Além disso, museus e centros de ciência têm desempenhado um papel fundamental nesse esforço. O Museu de Ciência e Tecnologia da PUC-RS é um exemplo notável, integrando atividades interativas que explicam a evolução de dispositivos computacionais e suas aplicações científicas (Bonatto, 2019). Tais iniciativas são indispensáveis para conectar o passado tecnológico com as gerações atuais, inspirando estudantes e pesquisadores a compreenderem e valorizarem o legado tecnológico.</w:t>
      </w:r>
    </w:p>
    <w:p w14:paraId="15C2D1F5" w14:textId="0E8B7855" w:rsidR="006C784F" w:rsidRDefault="006C784F" w:rsidP="006C784F">
      <w:pPr>
        <w:pStyle w:val="TF-TEXTO"/>
      </w:pPr>
      <w:r>
        <w:t>A digitalização de acervos surge como uma solução promissora para preservar e disseminar informações sobre equipamentos históricos. A digitalização não apenas protege peças físicas da deterioração, mas também amplia o acesso a coleções que, de outra forma, estariam limitadas a um espaço físico específico (UNESCO, 2015).</w:t>
      </w:r>
    </w:p>
    <w:p w14:paraId="0C7B5506" w14:textId="79FE4BBE" w:rsidR="006C784F" w:rsidRDefault="006C784F" w:rsidP="0073288A">
      <w:pPr>
        <w:pStyle w:val="TF-TEXTO"/>
      </w:pPr>
      <w:r>
        <w:t xml:space="preserve">A utilização de tecnologias digitais permite que os acervos sejam acessados por públicos de diferentes localidades, promovendo uma democratização do conhecimento. Parry (2010) argumenta que a integração de recursos digitais em exposições físicas cria uma experiência híbrida, onde visitantes podem interagir com informações de maneira mais rica e personalizada. No contexto do </w:t>
      </w:r>
      <w:proofErr w:type="spellStart"/>
      <w:r>
        <w:t>RetroTech</w:t>
      </w:r>
      <w:proofErr w:type="spellEnd"/>
      <w:r>
        <w:t xml:space="preserve"> </w:t>
      </w:r>
      <w:proofErr w:type="spellStart"/>
      <w:r>
        <w:t>Showcase</w:t>
      </w:r>
      <w:proofErr w:type="spellEnd"/>
      <w:r>
        <w:t>, a digitalização do acervo do Departamento de Sistemas e Computação (DSC) da FURB busca unir o melhor dos dois mundos: a preservação física e a digital.</w:t>
      </w:r>
    </w:p>
    <w:p w14:paraId="26F726E0" w14:textId="3A888383" w:rsidR="006C784F" w:rsidRDefault="006C784F" w:rsidP="006C784F">
      <w:pPr>
        <w:pStyle w:val="TF-TEXTO"/>
      </w:pPr>
      <w:r>
        <w:t xml:space="preserve">A preservação da história da computação também tem um impacto direto no contexto acadêmico e regional. Na FURB, o acervo de equipamentos históricos mantido por professores do Departamento de Sistemas e Computação (DSC) representa um patrimônio valioso que, embora não esteja atualmente em exposição, é utilizado como recurso pedagógico em cursos relacionados à computação. A digitalização e organização desse acervo no aplicativo </w:t>
      </w:r>
      <w:proofErr w:type="spellStart"/>
      <w:r>
        <w:t>RetroTech</w:t>
      </w:r>
      <w:proofErr w:type="spellEnd"/>
      <w:r>
        <w:t xml:space="preserve"> </w:t>
      </w:r>
      <w:proofErr w:type="spellStart"/>
      <w:r>
        <w:t>Showcase</w:t>
      </w:r>
      <w:proofErr w:type="spellEnd"/>
      <w:r>
        <w:t xml:space="preserve"> permitem que essas peças sejam acessíveis a um público mais amplo, promovendo a valorização do patrimônio local e ampliando o impacto educacional do projeto.</w:t>
      </w:r>
    </w:p>
    <w:p w14:paraId="61FBDA36" w14:textId="310A3490" w:rsidR="00E91A7A" w:rsidRDefault="0073288A" w:rsidP="001A2D50">
      <w:pPr>
        <w:pStyle w:val="Ttulo2"/>
      </w:pPr>
      <w:bookmarkStart w:id="65" w:name="_Toc184063300"/>
      <w:r w:rsidRPr="0073288A">
        <w:t>Ontologias Aplicadas a Acervos Digitais</w:t>
      </w:r>
      <w:r>
        <w:t xml:space="preserve"> – DUBLIN CORE E CIDOC-CRM</w:t>
      </w:r>
      <w:bookmarkEnd w:id="65"/>
    </w:p>
    <w:p w14:paraId="15EF2AE1" w14:textId="78F6ACA1" w:rsidR="00E91A7A" w:rsidRDefault="0073288A" w:rsidP="00E91A7A">
      <w:pPr>
        <w:pStyle w:val="TF-TEXTO"/>
      </w:pPr>
      <w:r w:rsidRPr="0073288A">
        <w:t xml:space="preserve">A organização de informações em acervos digitais representa um desafio significativo, especialmente quando o objetivo é garantir que os dados sejam acessíveis, consistentes e interoperáveis. Para superar essas dificuldades, ontologias são amplamente utilizadas como ferramentas que estruturam e formalizam o conhecimento de um domínio, definindo conceitos e as relações entre eles (Gruber, 1993). No contexto do </w:t>
      </w:r>
      <w:proofErr w:type="spellStart"/>
      <w:r w:rsidRPr="0073288A">
        <w:t>RetroTech</w:t>
      </w:r>
      <w:proofErr w:type="spellEnd"/>
      <w:r w:rsidRPr="0073288A">
        <w:t xml:space="preserve"> </w:t>
      </w:r>
      <w:proofErr w:type="spellStart"/>
      <w:r w:rsidRPr="0073288A">
        <w:t>Showcase</w:t>
      </w:r>
      <w:proofErr w:type="spellEnd"/>
      <w:r w:rsidRPr="0073288A">
        <w:t xml:space="preserve">, o uso combinado das ontologias Dublin Core e CIDOC-CRM permite organizar as informações do acervo de </w:t>
      </w:r>
      <w:r w:rsidRPr="0073288A">
        <w:lastRenderedPageBreak/>
        <w:t>maneira padronizada e enriquecida, proporcionando ao usuário uma experiência de navegação intuitiva e educativa.</w:t>
      </w:r>
    </w:p>
    <w:p w14:paraId="6393F945" w14:textId="30EA8EA9" w:rsidR="0073288A" w:rsidRPr="0073288A" w:rsidRDefault="0073288A" w:rsidP="00B072F1">
      <w:pPr>
        <w:pStyle w:val="TF-TEXTO"/>
      </w:pPr>
      <w:r w:rsidRPr="0073288A">
        <w:t>Ontologias são descritas como "uma especificação explícita de uma conceitualização compartilhada" (Gruber, 1993). Elas organizam informações de maneira lógica e hierárquica, permitindo que humanos e máquinas compreendam e processem os dados. Em acervos digitais, elas desempenham um papel essencial ao</w:t>
      </w:r>
      <w:r w:rsidR="00B072F1">
        <w:t xml:space="preserve"> </w:t>
      </w:r>
      <w:r w:rsidR="00B072F1" w:rsidRPr="00120CBA">
        <w:rPr>
          <w:rStyle w:val="TF-COURIER10"/>
          <w:rPrChange w:id="66" w:author="Dalton Solano dos Reis" w:date="2024-12-06T17:05:00Z" w16du:dateUtc="2024-12-06T20:05:00Z">
            <w:rPr/>
          </w:rPrChange>
        </w:rPr>
        <w:t>P</w:t>
      </w:r>
      <w:r w:rsidRPr="00120CBA">
        <w:rPr>
          <w:rStyle w:val="TF-COURIER10"/>
          <w:rPrChange w:id="67" w:author="Dalton Solano dos Reis" w:date="2024-12-06T17:05:00Z" w16du:dateUtc="2024-12-06T20:05:00Z">
            <w:rPr/>
          </w:rPrChange>
        </w:rPr>
        <w:t>adronizar</w:t>
      </w:r>
      <w:r w:rsidRPr="0073288A">
        <w:t xml:space="preserve"> a descrição dos itens, facilitando sua catalogação e recuperação</w:t>
      </w:r>
      <w:r w:rsidR="00B072F1">
        <w:t xml:space="preserve">, </w:t>
      </w:r>
      <w:proofErr w:type="gramStart"/>
      <w:r w:rsidR="00B072F1" w:rsidRPr="00120CBA">
        <w:rPr>
          <w:rStyle w:val="TF-COURIER10"/>
          <w:rPrChange w:id="68" w:author="Dalton Solano dos Reis" w:date="2024-12-06T17:06:00Z" w16du:dateUtc="2024-12-06T20:06:00Z">
            <w:rPr/>
          </w:rPrChange>
        </w:rPr>
        <w:t>E</w:t>
      </w:r>
      <w:r w:rsidRPr="00120CBA">
        <w:rPr>
          <w:rStyle w:val="TF-COURIER10"/>
          <w:rPrChange w:id="69" w:author="Dalton Solano dos Reis" w:date="2024-12-06T17:06:00Z" w16du:dateUtc="2024-12-06T20:06:00Z">
            <w:rPr/>
          </w:rPrChange>
        </w:rPr>
        <w:t>stabelecer</w:t>
      </w:r>
      <w:proofErr w:type="gramEnd"/>
      <w:r w:rsidRPr="0073288A">
        <w:t xml:space="preserve"> relações semânticas entre os objetos, permitindo uma navegação contextualizada</w:t>
      </w:r>
      <w:r w:rsidR="00B072F1">
        <w:t xml:space="preserve"> e g</w:t>
      </w:r>
      <w:r w:rsidRPr="0073288A">
        <w:t>arantir a interoperabilidade dos dados com outros sistemas e plataformas, como repositórios digitais e museus virtuais.</w:t>
      </w:r>
    </w:p>
    <w:p w14:paraId="7B4D2933" w14:textId="5ED046E7" w:rsidR="00B072F1" w:rsidRPr="00B072F1" w:rsidRDefault="00E745A0" w:rsidP="00B072F1">
      <w:pPr>
        <w:pStyle w:val="TF-TEXTO"/>
      </w:pPr>
      <w:r>
        <w:t>C</w:t>
      </w:r>
      <w:r w:rsidR="00B072F1" w:rsidRPr="00B072F1">
        <w:t xml:space="preserve">ameron e </w:t>
      </w:r>
      <w:proofErr w:type="spellStart"/>
      <w:r w:rsidR="00B072F1" w:rsidRPr="00B072F1">
        <w:t>Kenderdine</w:t>
      </w:r>
      <w:proofErr w:type="spellEnd"/>
      <w:r w:rsidR="00B072F1" w:rsidRPr="00B072F1">
        <w:t xml:space="preserve"> (2007) destacam que o uso de ontologias em acervos culturais possibilita uma apresentação mais rica das informações, conectando os objetos a seus contextos históricos, técnicos e sociais. Esse recurso é particularmente relevante no </w:t>
      </w:r>
      <w:proofErr w:type="spellStart"/>
      <w:r w:rsidR="00B072F1" w:rsidRPr="00B072F1">
        <w:t>RetroTech</w:t>
      </w:r>
      <w:proofErr w:type="spellEnd"/>
      <w:r w:rsidR="00B072F1" w:rsidRPr="00B072F1">
        <w:t xml:space="preserve"> </w:t>
      </w:r>
      <w:proofErr w:type="spellStart"/>
      <w:r w:rsidR="00B072F1" w:rsidRPr="00B072F1">
        <w:t>Showcase</w:t>
      </w:r>
      <w:proofErr w:type="spellEnd"/>
      <w:r w:rsidR="00B072F1" w:rsidRPr="00B072F1">
        <w:t>, onde cada peça do acervo deve ser descrita de forma detalhada e integrada ao contexto de sua época.</w:t>
      </w:r>
    </w:p>
    <w:p w14:paraId="603C5848" w14:textId="77777777" w:rsidR="00B072F1" w:rsidRPr="00B072F1" w:rsidRDefault="00B072F1" w:rsidP="00B072F1">
      <w:pPr>
        <w:pStyle w:val="TF-TEXTO"/>
      </w:pPr>
      <w:r w:rsidRPr="00B072F1">
        <w:t xml:space="preserve">O Dublin Core </w:t>
      </w:r>
      <w:proofErr w:type="spellStart"/>
      <w:r w:rsidRPr="00B072F1">
        <w:t>Metadata</w:t>
      </w:r>
      <w:proofErr w:type="spellEnd"/>
      <w:r w:rsidRPr="00B072F1">
        <w:t xml:space="preserve"> Element Set (DCMES), conhecido como Dublin Core, é uma ontologia amplamente utilizada para descrever recursos digitais e físicos. Desenvolvida em 1995 e reconhecida como padrão ISO 15836-2:2019, ela fornece um conjunto de 15 elementos básicos que facilitam a descrição uniforme de informações em diferentes contextos (ISO 15836-2:2019).</w:t>
      </w:r>
    </w:p>
    <w:p w14:paraId="0613AFDB" w14:textId="77777777" w:rsidR="00B072F1" w:rsidRPr="00B072F1" w:rsidRDefault="00B072F1" w:rsidP="00B072F1">
      <w:pPr>
        <w:pStyle w:val="TF-TEXTO"/>
      </w:pPr>
      <w:r w:rsidRPr="00B072F1">
        <w:t xml:space="preserve">Os elementos mais relevantes para o </w:t>
      </w:r>
      <w:proofErr w:type="spellStart"/>
      <w:r w:rsidRPr="00B072F1">
        <w:t>RetroTech</w:t>
      </w:r>
      <w:proofErr w:type="spellEnd"/>
      <w:r w:rsidRPr="00B072F1">
        <w:t xml:space="preserve"> </w:t>
      </w:r>
      <w:proofErr w:type="spellStart"/>
      <w:r w:rsidRPr="00B072F1">
        <w:t>Showcase</w:t>
      </w:r>
      <w:proofErr w:type="spellEnd"/>
      <w:r w:rsidRPr="00B072F1">
        <w:t xml:space="preserve"> incluem:</w:t>
      </w:r>
    </w:p>
    <w:p w14:paraId="3C4E150A" w14:textId="01553509" w:rsidR="00B072F1" w:rsidRPr="00153873" w:rsidRDefault="00B072F1">
      <w:pPr>
        <w:pStyle w:val="TF-ALNEA"/>
        <w:numPr>
          <w:ilvl w:val="0"/>
          <w:numId w:val="21"/>
        </w:numPr>
        <w:tabs>
          <w:tab w:val="num" w:pos="1077"/>
        </w:tabs>
        <w:spacing w:after="120" w:line="240" w:lineRule="auto"/>
        <w:ind w:left="1077" w:hanging="397"/>
        <w:rPr>
          <w:szCs w:val="24"/>
        </w:rPr>
        <w:pPrChange w:id="70" w:author="Dalton Solano dos Reis" w:date="2024-12-06T17:09:00Z" w16du:dateUtc="2024-12-06T20:09:00Z">
          <w:pPr>
            <w:pStyle w:val="TF-TEXTO"/>
            <w:numPr>
              <w:numId w:val="13"/>
            </w:numPr>
            <w:tabs>
              <w:tab w:val="num" w:pos="720"/>
            </w:tabs>
            <w:ind w:left="720" w:hanging="360"/>
          </w:pPr>
        </w:pPrChange>
      </w:pPr>
      <w:proofErr w:type="spellStart"/>
      <w:r w:rsidRPr="00153873">
        <w:rPr>
          <w:szCs w:val="24"/>
        </w:rPr>
        <w:t>Title</w:t>
      </w:r>
      <w:proofErr w:type="spellEnd"/>
      <w:r w:rsidRPr="00153873">
        <w:rPr>
          <w:szCs w:val="24"/>
        </w:rPr>
        <w:t xml:space="preserve"> (Título): </w:t>
      </w:r>
      <w:del w:id="71" w:author="Dalton Solano dos Reis" w:date="2024-12-06T17:09:00Z" w16du:dateUtc="2024-12-06T20:09:00Z">
        <w:r w:rsidRPr="00153873" w:rsidDel="00120CBA">
          <w:rPr>
            <w:szCs w:val="24"/>
          </w:rPr>
          <w:delText xml:space="preserve">Nome </w:delText>
        </w:r>
      </w:del>
      <w:ins w:id="72" w:author="Dalton Solano dos Reis" w:date="2024-12-06T17:09:00Z" w16du:dateUtc="2024-12-06T20:09:00Z">
        <w:r w:rsidR="00120CBA" w:rsidRPr="00153873">
          <w:rPr>
            <w:szCs w:val="24"/>
            <w:rPrChange w:id="73" w:author="Dalton Solano dos Reis" w:date="2024-12-06T17:12:00Z" w16du:dateUtc="2024-12-06T20:12:00Z">
              <w:rPr>
                <w:sz w:val="20"/>
              </w:rPr>
            </w:rPrChange>
          </w:rPr>
          <w:t>n</w:t>
        </w:r>
        <w:r w:rsidR="00120CBA" w:rsidRPr="00153873">
          <w:rPr>
            <w:szCs w:val="24"/>
          </w:rPr>
          <w:t xml:space="preserve">ome </w:t>
        </w:r>
      </w:ins>
      <w:r w:rsidRPr="00153873">
        <w:rPr>
          <w:szCs w:val="24"/>
        </w:rPr>
        <w:t>da peça</w:t>
      </w:r>
      <w:ins w:id="74" w:author="Dalton Solano dos Reis" w:date="2024-12-06T17:09:00Z" w16du:dateUtc="2024-12-06T20:09:00Z">
        <w:r w:rsidR="00120CBA" w:rsidRPr="00153873">
          <w:rPr>
            <w:szCs w:val="24"/>
            <w:rPrChange w:id="75" w:author="Dalton Solano dos Reis" w:date="2024-12-06T17:12:00Z" w16du:dateUtc="2024-12-06T20:12:00Z">
              <w:rPr>
                <w:sz w:val="20"/>
              </w:rPr>
            </w:rPrChange>
          </w:rPr>
          <w:t>;</w:t>
        </w:r>
      </w:ins>
      <w:del w:id="76" w:author="Dalton Solano dos Reis" w:date="2024-12-06T17:09:00Z" w16du:dateUtc="2024-12-06T20:09:00Z">
        <w:r w:rsidRPr="00153873" w:rsidDel="00120CBA">
          <w:rPr>
            <w:szCs w:val="24"/>
          </w:rPr>
          <w:delText>.</w:delText>
        </w:r>
      </w:del>
    </w:p>
    <w:p w14:paraId="1A89E81E" w14:textId="73B0A18B" w:rsidR="00B072F1" w:rsidRPr="00153873" w:rsidRDefault="00B072F1">
      <w:pPr>
        <w:pStyle w:val="TF-ALNEA"/>
        <w:numPr>
          <w:ilvl w:val="0"/>
          <w:numId w:val="21"/>
        </w:numPr>
        <w:tabs>
          <w:tab w:val="num" w:pos="1077"/>
        </w:tabs>
        <w:spacing w:after="120" w:line="240" w:lineRule="auto"/>
        <w:ind w:left="1077" w:hanging="397"/>
        <w:rPr>
          <w:szCs w:val="24"/>
        </w:rPr>
        <w:pPrChange w:id="77" w:author="Dalton Solano dos Reis" w:date="2024-12-06T17:09:00Z" w16du:dateUtc="2024-12-06T20:09:00Z">
          <w:pPr>
            <w:pStyle w:val="TF-TEXTO"/>
            <w:numPr>
              <w:numId w:val="13"/>
            </w:numPr>
            <w:tabs>
              <w:tab w:val="num" w:pos="720"/>
            </w:tabs>
            <w:ind w:left="720" w:hanging="360"/>
          </w:pPr>
        </w:pPrChange>
      </w:pPr>
      <w:r w:rsidRPr="00153873">
        <w:rPr>
          <w:szCs w:val="24"/>
        </w:rPr>
        <w:t xml:space="preserve">Creator (Criador): </w:t>
      </w:r>
      <w:del w:id="78" w:author="Dalton Solano dos Reis" w:date="2024-12-06T17:09:00Z" w16du:dateUtc="2024-12-06T20:09:00Z">
        <w:r w:rsidRPr="00153873" w:rsidDel="00120CBA">
          <w:rPr>
            <w:szCs w:val="24"/>
          </w:rPr>
          <w:delText xml:space="preserve">Fabricante </w:delText>
        </w:r>
      </w:del>
      <w:ins w:id="79" w:author="Dalton Solano dos Reis" w:date="2024-12-06T17:09:00Z" w16du:dateUtc="2024-12-06T20:09:00Z">
        <w:r w:rsidR="00120CBA" w:rsidRPr="00153873">
          <w:rPr>
            <w:szCs w:val="24"/>
            <w:rPrChange w:id="80" w:author="Dalton Solano dos Reis" w:date="2024-12-06T17:12:00Z" w16du:dateUtc="2024-12-06T20:12:00Z">
              <w:rPr>
                <w:sz w:val="20"/>
              </w:rPr>
            </w:rPrChange>
          </w:rPr>
          <w:t>f</w:t>
        </w:r>
        <w:r w:rsidR="00120CBA" w:rsidRPr="00153873">
          <w:rPr>
            <w:szCs w:val="24"/>
          </w:rPr>
          <w:t xml:space="preserve">abricante </w:t>
        </w:r>
      </w:ins>
      <w:r w:rsidRPr="00153873">
        <w:rPr>
          <w:szCs w:val="24"/>
        </w:rPr>
        <w:t>ou criador do objeto</w:t>
      </w:r>
      <w:ins w:id="81" w:author="Dalton Solano dos Reis" w:date="2024-12-06T17:09:00Z" w16du:dateUtc="2024-12-06T20:09:00Z">
        <w:r w:rsidR="00120CBA" w:rsidRPr="00153873">
          <w:rPr>
            <w:szCs w:val="24"/>
            <w:rPrChange w:id="82" w:author="Dalton Solano dos Reis" w:date="2024-12-06T17:12:00Z" w16du:dateUtc="2024-12-06T20:12:00Z">
              <w:rPr>
                <w:sz w:val="20"/>
              </w:rPr>
            </w:rPrChange>
          </w:rPr>
          <w:t>;</w:t>
        </w:r>
      </w:ins>
      <w:del w:id="83" w:author="Dalton Solano dos Reis" w:date="2024-12-06T17:09:00Z" w16du:dateUtc="2024-12-06T20:09:00Z">
        <w:r w:rsidRPr="00153873" w:rsidDel="00120CBA">
          <w:rPr>
            <w:szCs w:val="24"/>
          </w:rPr>
          <w:delText>.</w:delText>
        </w:r>
      </w:del>
    </w:p>
    <w:p w14:paraId="379A8551" w14:textId="513BB910" w:rsidR="00B072F1" w:rsidRPr="00153873" w:rsidRDefault="00B072F1">
      <w:pPr>
        <w:pStyle w:val="TF-ALNEA"/>
        <w:numPr>
          <w:ilvl w:val="0"/>
          <w:numId w:val="21"/>
        </w:numPr>
        <w:tabs>
          <w:tab w:val="num" w:pos="1077"/>
        </w:tabs>
        <w:spacing w:after="120" w:line="240" w:lineRule="auto"/>
        <w:ind w:left="1077" w:hanging="397"/>
        <w:rPr>
          <w:szCs w:val="24"/>
        </w:rPr>
        <w:pPrChange w:id="84" w:author="Dalton Solano dos Reis" w:date="2024-12-06T17:09:00Z" w16du:dateUtc="2024-12-06T20:09:00Z">
          <w:pPr>
            <w:pStyle w:val="TF-TEXTO"/>
            <w:numPr>
              <w:numId w:val="13"/>
            </w:numPr>
            <w:tabs>
              <w:tab w:val="num" w:pos="720"/>
            </w:tabs>
            <w:ind w:left="720" w:hanging="360"/>
          </w:pPr>
        </w:pPrChange>
      </w:pPr>
      <w:r w:rsidRPr="00153873">
        <w:rPr>
          <w:szCs w:val="24"/>
        </w:rPr>
        <w:t xml:space="preserve">Date (Data): </w:t>
      </w:r>
      <w:del w:id="85" w:author="Dalton Solano dos Reis" w:date="2024-12-06T17:09:00Z" w16du:dateUtc="2024-12-06T20:09:00Z">
        <w:r w:rsidRPr="00153873" w:rsidDel="00120CBA">
          <w:rPr>
            <w:szCs w:val="24"/>
          </w:rPr>
          <w:delText xml:space="preserve">Ano </w:delText>
        </w:r>
      </w:del>
      <w:ins w:id="86" w:author="Dalton Solano dos Reis" w:date="2024-12-06T17:09:00Z" w16du:dateUtc="2024-12-06T20:09:00Z">
        <w:r w:rsidR="00120CBA" w:rsidRPr="00153873">
          <w:rPr>
            <w:szCs w:val="24"/>
            <w:rPrChange w:id="87" w:author="Dalton Solano dos Reis" w:date="2024-12-06T17:12:00Z" w16du:dateUtc="2024-12-06T20:12:00Z">
              <w:rPr>
                <w:sz w:val="20"/>
              </w:rPr>
            </w:rPrChange>
          </w:rPr>
          <w:t>a</w:t>
        </w:r>
        <w:r w:rsidR="00120CBA" w:rsidRPr="00153873">
          <w:rPr>
            <w:szCs w:val="24"/>
          </w:rPr>
          <w:t xml:space="preserve">no </w:t>
        </w:r>
      </w:ins>
      <w:r w:rsidRPr="00153873">
        <w:rPr>
          <w:szCs w:val="24"/>
        </w:rPr>
        <w:t>de fabricação ou lançamento</w:t>
      </w:r>
      <w:ins w:id="88" w:author="Dalton Solano dos Reis" w:date="2024-12-06T17:10:00Z" w16du:dateUtc="2024-12-06T20:10:00Z">
        <w:r w:rsidR="00120CBA" w:rsidRPr="00153873">
          <w:rPr>
            <w:szCs w:val="24"/>
            <w:rPrChange w:id="89" w:author="Dalton Solano dos Reis" w:date="2024-12-06T17:12:00Z" w16du:dateUtc="2024-12-06T20:12:00Z">
              <w:rPr>
                <w:sz w:val="20"/>
              </w:rPr>
            </w:rPrChange>
          </w:rPr>
          <w:t>;</w:t>
        </w:r>
      </w:ins>
      <w:del w:id="90" w:author="Dalton Solano dos Reis" w:date="2024-12-06T17:10:00Z" w16du:dateUtc="2024-12-06T20:10:00Z">
        <w:r w:rsidRPr="00153873" w:rsidDel="00120CBA">
          <w:rPr>
            <w:szCs w:val="24"/>
          </w:rPr>
          <w:delText>.</w:delText>
        </w:r>
      </w:del>
    </w:p>
    <w:p w14:paraId="3DF933AA" w14:textId="5CE22B14" w:rsidR="00B072F1" w:rsidRPr="00153873" w:rsidRDefault="00B072F1">
      <w:pPr>
        <w:pStyle w:val="TF-ALNEA"/>
        <w:numPr>
          <w:ilvl w:val="0"/>
          <w:numId w:val="21"/>
        </w:numPr>
        <w:tabs>
          <w:tab w:val="num" w:pos="1077"/>
        </w:tabs>
        <w:spacing w:after="120" w:line="240" w:lineRule="auto"/>
        <w:ind w:left="1077" w:hanging="397"/>
        <w:rPr>
          <w:szCs w:val="24"/>
        </w:rPr>
        <w:pPrChange w:id="91" w:author="Dalton Solano dos Reis" w:date="2024-12-06T17:09:00Z" w16du:dateUtc="2024-12-06T20:09:00Z">
          <w:pPr>
            <w:pStyle w:val="TF-TEXTO"/>
            <w:numPr>
              <w:numId w:val="13"/>
            </w:numPr>
            <w:tabs>
              <w:tab w:val="num" w:pos="720"/>
            </w:tabs>
            <w:ind w:left="720" w:hanging="360"/>
          </w:pPr>
        </w:pPrChange>
      </w:pPr>
      <w:proofErr w:type="spellStart"/>
      <w:r w:rsidRPr="00153873">
        <w:rPr>
          <w:szCs w:val="24"/>
        </w:rPr>
        <w:t>Description</w:t>
      </w:r>
      <w:proofErr w:type="spellEnd"/>
      <w:r w:rsidRPr="00153873">
        <w:rPr>
          <w:szCs w:val="24"/>
        </w:rPr>
        <w:t xml:space="preserve"> (Descrição): </w:t>
      </w:r>
      <w:del w:id="92" w:author="Dalton Solano dos Reis" w:date="2024-12-06T17:10:00Z" w16du:dateUtc="2024-12-06T20:10:00Z">
        <w:r w:rsidRPr="00153873" w:rsidDel="00120CBA">
          <w:rPr>
            <w:szCs w:val="24"/>
          </w:rPr>
          <w:delText xml:space="preserve">Detalhes </w:delText>
        </w:r>
      </w:del>
      <w:ins w:id="93" w:author="Dalton Solano dos Reis" w:date="2024-12-06T17:10:00Z" w16du:dateUtc="2024-12-06T20:10:00Z">
        <w:r w:rsidR="00120CBA" w:rsidRPr="00153873">
          <w:rPr>
            <w:szCs w:val="24"/>
            <w:rPrChange w:id="94" w:author="Dalton Solano dos Reis" w:date="2024-12-06T17:12:00Z" w16du:dateUtc="2024-12-06T20:12:00Z">
              <w:rPr>
                <w:sz w:val="20"/>
              </w:rPr>
            </w:rPrChange>
          </w:rPr>
          <w:t>d</w:t>
        </w:r>
        <w:r w:rsidR="00120CBA" w:rsidRPr="00153873">
          <w:rPr>
            <w:szCs w:val="24"/>
          </w:rPr>
          <w:t xml:space="preserve">etalhes </w:t>
        </w:r>
      </w:ins>
      <w:r w:rsidRPr="00153873">
        <w:rPr>
          <w:szCs w:val="24"/>
        </w:rPr>
        <w:t>técnicos e históricos da peça</w:t>
      </w:r>
      <w:ins w:id="95" w:author="Dalton Solano dos Reis" w:date="2024-12-06T17:10:00Z" w16du:dateUtc="2024-12-06T20:10:00Z">
        <w:r w:rsidR="00120CBA" w:rsidRPr="00153873">
          <w:rPr>
            <w:szCs w:val="24"/>
            <w:rPrChange w:id="96" w:author="Dalton Solano dos Reis" w:date="2024-12-06T17:12:00Z" w16du:dateUtc="2024-12-06T20:12:00Z">
              <w:rPr>
                <w:sz w:val="20"/>
              </w:rPr>
            </w:rPrChange>
          </w:rPr>
          <w:t>;</w:t>
        </w:r>
      </w:ins>
      <w:del w:id="97" w:author="Dalton Solano dos Reis" w:date="2024-12-06T17:10:00Z" w16du:dateUtc="2024-12-06T20:10:00Z">
        <w:r w:rsidRPr="00153873" w:rsidDel="00120CBA">
          <w:rPr>
            <w:szCs w:val="24"/>
          </w:rPr>
          <w:delText>.</w:delText>
        </w:r>
      </w:del>
    </w:p>
    <w:p w14:paraId="1C3FE64A" w14:textId="0880F1DF" w:rsidR="00B072F1" w:rsidRPr="00153873" w:rsidRDefault="00B072F1">
      <w:pPr>
        <w:pStyle w:val="TF-ALNEA"/>
        <w:numPr>
          <w:ilvl w:val="0"/>
          <w:numId w:val="21"/>
        </w:numPr>
        <w:tabs>
          <w:tab w:val="num" w:pos="1077"/>
        </w:tabs>
        <w:spacing w:after="120" w:line="240" w:lineRule="auto"/>
        <w:ind w:left="1077" w:hanging="397"/>
        <w:rPr>
          <w:szCs w:val="24"/>
        </w:rPr>
        <w:pPrChange w:id="98" w:author="Dalton Solano dos Reis" w:date="2024-12-06T17:09:00Z" w16du:dateUtc="2024-12-06T20:09:00Z">
          <w:pPr>
            <w:pStyle w:val="TF-TEXTO"/>
            <w:numPr>
              <w:numId w:val="13"/>
            </w:numPr>
            <w:tabs>
              <w:tab w:val="num" w:pos="720"/>
            </w:tabs>
            <w:ind w:left="720" w:hanging="360"/>
          </w:pPr>
        </w:pPrChange>
      </w:pPr>
      <w:proofErr w:type="spellStart"/>
      <w:r w:rsidRPr="00153873">
        <w:rPr>
          <w:szCs w:val="24"/>
        </w:rPr>
        <w:t>Subject</w:t>
      </w:r>
      <w:proofErr w:type="spellEnd"/>
      <w:r w:rsidRPr="00153873">
        <w:rPr>
          <w:szCs w:val="24"/>
        </w:rPr>
        <w:t xml:space="preserve"> (Assunto): </w:t>
      </w:r>
      <w:del w:id="99" w:author="Dalton Solano dos Reis" w:date="2024-12-06T17:10:00Z" w16du:dateUtc="2024-12-06T20:10:00Z">
        <w:r w:rsidRPr="00153873" w:rsidDel="00120CBA">
          <w:rPr>
            <w:szCs w:val="24"/>
          </w:rPr>
          <w:delText xml:space="preserve">Categoria </w:delText>
        </w:r>
      </w:del>
      <w:ins w:id="100" w:author="Dalton Solano dos Reis" w:date="2024-12-06T17:10:00Z" w16du:dateUtc="2024-12-06T20:10:00Z">
        <w:r w:rsidR="00120CBA" w:rsidRPr="00153873">
          <w:rPr>
            <w:szCs w:val="24"/>
            <w:rPrChange w:id="101" w:author="Dalton Solano dos Reis" w:date="2024-12-06T17:12:00Z" w16du:dateUtc="2024-12-06T20:12:00Z">
              <w:rPr>
                <w:sz w:val="20"/>
              </w:rPr>
            </w:rPrChange>
          </w:rPr>
          <w:t>c</w:t>
        </w:r>
        <w:r w:rsidR="00120CBA" w:rsidRPr="00153873">
          <w:rPr>
            <w:szCs w:val="24"/>
          </w:rPr>
          <w:t xml:space="preserve">ategoria </w:t>
        </w:r>
      </w:ins>
      <w:r w:rsidRPr="00153873">
        <w:rPr>
          <w:szCs w:val="24"/>
        </w:rPr>
        <w:t>ou tipo do objeto</w:t>
      </w:r>
      <w:ins w:id="102" w:author="Dalton Solano dos Reis" w:date="2024-12-06T17:10:00Z" w16du:dateUtc="2024-12-06T20:10:00Z">
        <w:r w:rsidR="00120CBA" w:rsidRPr="00153873">
          <w:rPr>
            <w:szCs w:val="24"/>
            <w:rPrChange w:id="103" w:author="Dalton Solano dos Reis" w:date="2024-12-06T17:12:00Z" w16du:dateUtc="2024-12-06T20:12:00Z">
              <w:rPr>
                <w:sz w:val="20"/>
              </w:rPr>
            </w:rPrChange>
          </w:rPr>
          <w:t>;</w:t>
        </w:r>
      </w:ins>
      <w:del w:id="104" w:author="Dalton Solano dos Reis" w:date="2024-12-06T17:10:00Z" w16du:dateUtc="2024-12-06T20:10:00Z">
        <w:r w:rsidRPr="00153873" w:rsidDel="00120CBA">
          <w:rPr>
            <w:szCs w:val="24"/>
          </w:rPr>
          <w:delText>.</w:delText>
        </w:r>
      </w:del>
    </w:p>
    <w:p w14:paraId="5A725D14" w14:textId="6B615E0F" w:rsidR="00B072F1" w:rsidRPr="00153873" w:rsidRDefault="00B072F1">
      <w:pPr>
        <w:pStyle w:val="TF-ALNEA"/>
        <w:numPr>
          <w:ilvl w:val="0"/>
          <w:numId w:val="21"/>
        </w:numPr>
        <w:tabs>
          <w:tab w:val="num" w:pos="1077"/>
        </w:tabs>
        <w:spacing w:after="120" w:line="240" w:lineRule="auto"/>
        <w:ind w:left="1077" w:hanging="397"/>
        <w:rPr>
          <w:szCs w:val="24"/>
        </w:rPr>
        <w:pPrChange w:id="105" w:author="Dalton Solano dos Reis" w:date="2024-12-06T17:09:00Z" w16du:dateUtc="2024-12-06T20:09:00Z">
          <w:pPr>
            <w:pStyle w:val="TF-TEXTO"/>
            <w:numPr>
              <w:numId w:val="13"/>
            </w:numPr>
            <w:tabs>
              <w:tab w:val="num" w:pos="720"/>
            </w:tabs>
            <w:ind w:left="720" w:hanging="360"/>
          </w:pPr>
        </w:pPrChange>
      </w:pPr>
      <w:r w:rsidRPr="00153873">
        <w:rPr>
          <w:szCs w:val="24"/>
        </w:rPr>
        <w:t xml:space="preserve">Format (Formato): </w:t>
      </w:r>
      <w:del w:id="106" w:author="Dalton Solano dos Reis" w:date="2024-12-06T17:10:00Z" w16du:dateUtc="2024-12-06T20:10:00Z">
        <w:r w:rsidRPr="00153873" w:rsidDel="00120CBA">
          <w:rPr>
            <w:szCs w:val="24"/>
          </w:rPr>
          <w:delText xml:space="preserve">Representação </w:delText>
        </w:r>
      </w:del>
      <w:ins w:id="107" w:author="Dalton Solano dos Reis" w:date="2024-12-06T17:10:00Z" w16du:dateUtc="2024-12-06T20:10:00Z">
        <w:r w:rsidR="00120CBA" w:rsidRPr="00153873">
          <w:rPr>
            <w:szCs w:val="24"/>
            <w:rPrChange w:id="108" w:author="Dalton Solano dos Reis" w:date="2024-12-06T17:12:00Z" w16du:dateUtc="2024-12-06T20:12:00Z">
              <w:rPr>
                <w:sz w:val="20"/>
              </w:rPr>
            </w:rPrChange>
          </w:rPr>
          <w:t>r</w:t>
        </w:r>
        <w:r w:rsidR="00120CBA" w:rsidRPr="00153873">
          <w:rPr>
            <w:szCs w:val="24"/>
          </w:rPr>
          <w:t xml:space="preserve">epresentação </w:t>
        </w:r>
      </w:ins>
      <w:r w:rsidRPr="00153873">
        <w:rPr>
          <w:szCs w:val="24"/>
        </w:rPr>
        <w:t>da mídia, como imagens ou vídeos.</w:t>
      </w:r>
    </w:p>
    <w:p w14:paraId="7069AAF2" w14:textId="77777777" w:rsidR="00B072F1" w:rsidRDefault="00B072F1" w:rsidP="00B072F1">
      <w:pPr>
        <w:pStyle w:val="TF-TEXTO"/>
      </w:pPr>
      <w:r w:rsidRPr="00B072F1">
        <w:t xml:space="preserve">A escolha do Dublin Core no </w:t>
      </w:r>
      <w:proofErr w:type="spellStart"/>
      <w:r w:rsidRPr="00B072F1">
        <w:t>RetroTech</w:t>
      </w:r>
      <w:proofErr w:type="spellEnd"/>
      <w:r w:rsidRPr="00B072F1">
        <w:t xml:space="preserve"> </w:t>
      </w:r>
      <w:proofErr w:type="spellStart"/>
      <w:r w:rsidRPr="00B072F1">
        <w:t>Showcase</w:t>
      </w:r>
      <w:proofErr w:type="spellEnd"/>
      <w:r w:rsidRPr="00B072F1">
        <w:t xml:space="preserve"> foi motivada por sua simplicidade e flexibilidade, permitindo que as informações do acervo fossem organizadas de forma eficiente e acessível. Além disso, a implementação no </w:t>
      </w:r>
      <w:proofErr w:type="spellStart"/>
      <w:r w:rsidRPr="00B072F1">
        <w:t>Firebase</w:t>
      </w:r>
      <w:proofErr w:type="spellEnd"/>
      <w:r w:rsidRPr="00B072F1">
        <w:t xml:space="preserve"> facilita a integração dos elementos com a interface do aplicativo.</w:t>
      </w:r>
    </w:p>
    <w:p w14:paraId="2551DAA7" w14:textId="77777777" w:rsidR="00E745A0" w:rsidRPr="00E745A0" w:rsidRDefault="00E745A0" w:rsidP="00E745A0">
      <w:pPr>
        <w:pStyle w:val="TF-TEXTO"/>
      </w:pPr>
      <w:r w:rsidRPr="00E745A0">
        <w:t xml:space="preserve">Enquanto o Dublin Core é ideal para descrever os metadados básicos de cada peça, o CIDOC Conceptual </w:t>
      </w:r>
      <w:proofErr w:type="spellStart"/>
      <w:r w:rsidRPr="00E745A0">
        <w:t>Reference</w:t>
      </w:r>
      <w:proofErr w:type="spellEnd"/>
      <w:r w:rsidRPr="00E745A0">
        <w:t xml:space="preserve"> Model (CRM) expande a capacidade de modelagem, permitindo a representação de relações complexas entre os objetos e seus contextos históricos. Desenvolvido pelo </w:t>
      </w:r>
      <w:proofErr w:type="spellStart"/>
      <w:r w:rsidRPr="00E745A0">
        <w:t>International</w:t>
      </w:r>
      <w:proofErr w:type="spellEnd"/>
      <w:r w:rsidRPr="00E745A0">
        <w:t xml:space="preserve"> </w:t>
      </w:r>
      <w:proofErr w:type="spellStart"/>
      <w:r w:rsidRPr="00E745A0">
        <w:t>Council</w:t>
      </w:r>
      <w:proofErr w:type="spellEnd"/>
      <w:r w:rsidRPr="00E745A0">
        <w:t xml:space="preserve"> </w:t>
      </w:r>
      <w:proofErr w:type="spellStart"/>
      <w:r w:rsidRPr="00E745A0">
        <w:t>of</w:t>
      </w:r>
      <w:proofErr w:type="spellEnd"/>
      <w:r w:rsidRPr="00E745A0">
        <w:t xml:space="preserve"> </w:t>
      </w:r>
      <w:proofErr w:type="spellStart"/>
      <w:r w:rsidRPr="00E745A0">
        <w:t>Museums</w:t>
      </w:r>
      <w:proofErr w:type="spellEnd"/>
      <w:r w:rsidRPr="00E745A0">
        <w:t xml:space="preserve"> (ICOM) e reconhecido pelo padrão ISO 21127:2014, o CIDOC-CRM é amplamente utilizado em museus e acervos culturais.</w:t>
      </w:r>
    </w:p>
    <w:p w14:paraId="503DF390" w14:textId="77777777" w:rsidR="00E745A0" w:rsidRPr="00E745A0" w:rsidRDefault="00E745A0" w:rsidP="00E745A0">
      <w:pPr>
        <w:pStyle w:val="TF-TEXTO"/>
      </w:pPr>
      <w:r w:rsidRPr="00E745A0">
        <w:lastRenderedPageBreak/>
        <w:t>Os principais conceitos aplicados no projeto incluem:</w:t>
      </w:r>
    </w:p>
    <w:p w14:paraId="73B5AC4F" w14:textId="6CA1117C" w:rsidR="00E745A0" w:rsidRPr="00153873" w:rsidRDefault="00E745A0">
      <w:pPr>
        <w:pStyle w:val="TF-ALNEA"/>
        <w:numPr>
          <w:ilvl w:val="0"/>
          <w:numId w:val="22"/>
        </w:numPr>
        <w:spacing w:after="120" w:line="240" w:lineRule="auto"/>
        <w:rPr>
          <w:szCs w:val="24"/>
        </w:rPr>
        <w:pPrChange w:id="109" w:author="Dalton Solano dos Reis" w:date="2024-12-06T17:12:00Z" w16du:dateUtc="2024-12-06T20:12:00Z">
          <w:pPr>
            <w:pStyle w:val="TF-TEXTO"/>
            <w:numPr>
              <w:numId w:val="14"/>
            </w:numPr>
            <w:tabs>
              <w:tab w:val="num" w:pos="720"/>
            </w:tabs>
            <w:ind w:left="720" w:hanging="360"/>
          </w:pPr>
        </w:pPrChange>
      </w:pPr>
      <w:r w:rsidRPr="00153873">
        <w:rPr>
          <w:szCs w:val="24"/>
        </w:rPr>
        <w:t>E22 Man-</w:t>
      </w:r>
      <w:proofErr w:type="spellStart"/>
      <w:r w:rsidRPr="00153873">
        <w:rPr>
          <w:szCs w:val="24"/>
        </w:rPr>
        <w:t>Made</w:t>
      </w:r>
      <w:proofErr w:type="spellEnd"/>
      <w:r w:rsidRPr="00153873">
        <w:rPr>
          <w:szCs w:val="24"/>
        </w:rPr>
        <w:t xml:space="preserve"> </w:t>
      </w:r>
      <w:proofErr w:type="spellStart"/>
      <w:r w:rsidRPr="00153873">
        <w:rPr>
          <w:szCs w:val="24"/>
        </w:rPr>
        <w:t>Object</w:t>
      </w:r>
      <w:proofErr w:type="spellEnd"/>
      <w:r w:rsidRPr="00153873">
        <w:rPr>
          <w:szCs w:val="24"/>
        </w:rPr>
        <w:t xml:space="preserve">: </w:t>
      </w:r>
      <w:del w:id="110" w:author="Dalton Solano dos Reis" w:date="2024-12-06T17:12:00Z" w16du:dateUtc="2024-12-06T20:12:00Z">
        <w:r w:rsidRPr="00153873" w:rsidDel="00153873">
          <w:rPr>
            <w:szCs w:val="24"/>
          </w:rPr>
          <w:delText xml:space="preserve">Representa </w:delText>
        </w:r>
      </w:del>
      <w:ins w:id="111" w:author="Dalton Solano dos Reis" w:date="2024-12-06T17:12:00Z" w16du:dateUtc="2024-12-06T20:12:00Z">
        <w:r w:rsidR="00153873">
          <w:rPr>
            <w:szCs w:val="24"/>
          </w:rPr>
          <w:t>r</w:t>
        </w:r>
        <w:r w:rsidR="00153873" w:rsidRPr="00153873">
          <w:rPr>
            <w:szCs w:val="24"/>
          </w:rPr>
          <w:t xml:space="preserve">epresenta </w:t>
        </w:r>
      </w:ins>
      <w:del w:id="112" w:author="Dalton Solano dos Reis" w:date="2024-12-06T17:13:00Z" w16du:dateUtc="2024-12-06T20:13:00Z">
        <w:r w:rsidRPr="00153873" w:rsidDel="00153873">
          <w:rPr>
            <w:szCs w:val="24"/>
          </w:rPr>
          <w:delText xml:space="preserve">objetos </w:delText>
        </w:r>
      </w:del>
      <w:ins w:id="113" w:author="Dalton Solano dos Reis" w:date="2024-12-06T17:13:00Z" w16du:dateUtc="2024-12-06T20:13:00Z">
        <w:r w:rsidR="00153873" w:rsidRPr="00153873">
          <w:rPr>
            <w:szCs w:val="24"/>
          </w:rPr>
          <w:t>objetos</w:t>
        </w:r>
        <w:r w:rsidR="00153873">
          <w:rPr>
            <w:szCs w:val="24"/>
          </w:rPr>
          <w:t xml:space="preserve"> </w:t>
        </w:r>
      </w:ins>
      <w:r w:rsidRPr="00153873">
        <w:rPr>
          <w:szCs w:val="24"/>
        </w:rPr>
        <w:t>criados por humanos, como computadores e periféricos</w:t>
      </w:r>
      <w:ins w:id="114" w:author="Dalton Solano dos Reis" w:date="2024-12-06T17:13:00Z" w16du:dateUtc="2024-12-06T20:13:00Z">
        <w:r w:rsidR="00153873">
          <w:rPr>
            <w:szCs w:val="24"/>
          </w:rPr>
          <w:t>;</w:t>
        </w:r>
      </w:ins>
      <w:del w:id="115" w:author="Dalton Solano dos Reis" w:date="2024-12-06T17:13:00Z" w16du:dateUtc="2024-12-06T20:13:00Z">
        <w:r w:rsidRPr="00153873" w:rsidDel="00153873">
          <w:rPr>
            <w:szCs w:val="24"/>
          </w:rPr>
          <w:delText>.</w:delText>
        </w:r>
      </w:del>
    </w:p>
    <w:p w14:paraId="1BA03A1A" w14:textId="2CCE864E" w:rsidR="00E745A0" w:rsidRPr="00153873" w:rsidRDefault="00E745A0">
      <w:pPr>
        <w:pStyle w:val="TF-ALNEA"/>
        <w:numPr>
          <w:ilvl w:val="0"/>
          <w:numId w:val="22"/>
        </w:numPr>
        <w:spacing w:after="120" w:line="240" w:lineRule="auto"/>
        <w:rPr>
          <w:szCs w:val="24"/>
        </w:rPr>
        <w:pPrChange w:id="116" w:author="Dalton Solano dos Reis" w:date="2024-12-06T17:12:00Z" w16du:dateUtc="2024-12-06T20:12:00Z">
          <w:pPr>
            <w:pStyle w:val="TF-TEXTO"/>
            <w:numPr>
              <w:numId w:val="14"/>
            </w:numPr>
            <w:tabs>
              <w:tab w:val="num" w:pos="720"/>
            </w:tabs>
            <w:ind w:left="720" w:hanging="360"/>
          </w:pPr>
        </w:pPrChange>
      </w:pPr>
      <w:r w:rsidRPr="00153873">
        <w:rPr>
          <w:szCs w:val="24"/>
        </w:rPr>
        <w:t xml:space="preserve">E39 </w:t>
      </w:r>
      <w:proofErr w:type="spellStart"/>
      <w:r w:rsidRPr="00153873">
        <w:rPr>
          <w:szCs w:val="24"/>
        </w:rPr>
        <w:t>Actor</w:t>
      </w:r>
      <w:proofErr w:type="spellEnd"/>
      <w:r w:rsidRPr="00153873">
        <w:rPr>
          <w:szCs w:val="24"/>
        </w:rPr>
        <w:t xml:space="preserve">: </w:t>
      </w:r>
      <w:del w:id="117" w:author="Dalton Solano dos Reis" w:date="2024-12-06T17:13:00Z" w16du:dateUtc="2024-12-06T20:13:00Z">
        <w:r w:rsidRPr="00153873" w:rsidDel="00153873">
          <w:rPr>
            <w:szCs w:val="24"/>
          </w:rPr>
          <w:delText>Refere</w:delText>
        </w:r>
      </w:del>
      <w:ins w:id="118" w:author="Dalton Solano dos Reis" w:date="2024-12-06T17:13:00Z" w16du:dateUtc="2024-12-06T20:13:00Z">
        <w:r w:rsidR="00153873">
          <w:rPr>
            <w:szCs w:val="24"/>
          </w:rPr>
          <w:t>r</w:t>
        </w:r>
        <w:r w:rsidR="00153873" w:rsidRPr="00153873">
          <w:rPr>
            <w:szCs w:val="24"/>
          </w:rPr>
          <w:t>efere</w:t>
        </w:r>
      </w:ins>
      <w:r w:rsidRPr="00153873">
        <w:rPr>
          <w:szCs w:val="24"/>
        </w:rPr>
        <w:t>-se a pessoas ou organizações responsáveis pela criação ou uso do objeto</w:t>
      </w:r>
      <w:ins w:id="119" w:author="Dalton Solano dos Reis" w:date="2024-12-06T17:13:00Z" w16du:dateUtc="2024-12-06T20:13:00Z">
        <w:r w:rsidR="00153873">
          <w:rPr>
            <w:szCs w:val="24"/>
          </w:rPr>
          <w:t>;</w:t>
        </w:r>
      </w:ins>
      <w:del w:id="120" w:author="Dalton Solano dos Reis" w:date="2024-12-06T17:13:00Z" w16du:dateUtc="2024-12-06T20:13:00Z">
        <w:r w:rsidRPr="00153873" w:rsidDel="00153873">
          <w:rPr>
            <w:szCs w:val="24"/>
          </w:rPr>
          <w:delText>.</w:delText>
        </w:r>
      </w:del>
    </w:p>
    <w:p w14:paraId="6CE1C465" w14:textId="687C6B49" w:rsidR="00E745A0" w:rsidRPr="00153873" w:rsidRDefault="00E745A0">
      <w:pPr>
        <w:pStyle w:val="TF-ALNEA"/>
        <w:numPr>
          <w:ilvl w:val="0"/>
          <w:numId w:val="22"/>
        </w:numPr>
        <w:spacing w:after="120" w:line="240" w:lineRule="auto"/>
        <w:rPr>
          <w:szCs w:val="24"/>
        </w:rPr>
        <w:pPrChange w:id="121" w:author="Dalton Solano dos Reis" w:date="2024-12-06T17:12:00Z" w16du:dateUtc="2024-12-06T20:12:00Z">
          <w:pPr>
            <w:pStyle w:val="TF-TEXTO"/>
            <w:numPr>
              <w:numId w:val="14"/>
            </w:numPr>
            <w:tabs>
              <w:tab w:val="num" w:pos="720"/>
            </w:tabs>
            <w:ind w:left="720" w:hanging="360"/>
          </w:pPr>
        </w:pPrChange>
      </w:pPr>
      <w:r w:rsidRPr="00153873">
        <w:rPr>
          <w:szCs w:val="24"/>
        </w:rPr>
        <w:t>E52 Time-</w:t>
      </w:r>
      <w:proofErr w:type="spellStart"/>
      <w:r w:rsidRPr="00153873">
        <w:rPr>
          <w:szCs w:val="24"/>
        </w:rPr>
        <w:t>Span</w:t>
      </w:r>
      <w:proofErr w:type="spellEnd"/>
      <w:r w:rsidRPr="00153873">
        <w:rPr>
          <w:szCs w:val="24"/>
        </w:rPr>
        <w:t xml:space="preserve">: </w:t>
      </w:r>
      <w:del w:id="122" w:author="Dalton Solano dos Reis" w:date="2024-12-06T17:13:00Z" w16du:dateUtc="2024-12-06T20:13:00Z">
        <w:r w:rsidRPr="00153873" w:rsidDel="00153873">
          <w:rPr>
            <w:szCs w:val="24"/>
          </w:rPr>
          <w:delText xml:space="preserve">Define </w:delText>
        </w:r>
      </w:del>
      <w:ins w:id="123" w:author="Dalton Solano dos Reis" w:date="2024-12-06T17:13:00Z" w16du:dateUtc="2024-12-06T20:13:00Z">
        <w:r w:rsidR="00153873">
          <w:rPr>
            <w:szCs w:val="24"/>
          </w:rPr>
          <w:t>d</w:t>
        </w:r>
        <w:r w:rsidR="00153873" w:rsidRPr="00153873">
          <w:rPr>
            <w:szCs w:val="24"/>
          </w:rPr>
          <w:t xml:space="preserve">efine </w:t>
        </w:r>
      </w:ins>
      <w:r w:rsidRPr="00153873">
        <w:rPr>
          <w:szCs w:val="24"/>
        </w:rPr>
        <w:t>o período associado ao objeto, como o ano de fabricação</w:t>
      </w:r>
      <w:del w:id="124" w:author="Dalton Solano dos Reis" w:date="2024-12-06T17:13:00Z" w16du:dateUtc="2024-12-06T20:13:00Z">
        <w:r w:rsidRPr="00153873" w:rsidDel="00153873">
          <w:rPr>
            <w:szCs w:val="24"/>
          </w:rPr>
          <w:delText>.</w:delText>
        </w:r>
      </w:del>
      <w:ins w:id="125" w:author="Dalton Solano dos Reis" w:date="2024-12-06T17:13:00Z" w16du:dateUtc="2024-12-06T20:13:00Z">
        <w:r w:rsidR="00153873">
          <w:rPr>
            <w:szCs w:val="24"/>
          </w:rPr>
          <w:t>;</w:t>
        </w:r>
      </w:ins>
    </w:p>
    <w:p w14:paraId="2C384570" w14:textId="1C53CFFA" w:rsidR="00E745A0" w:rsidRPr="00153873" w:rsidRDefault="00E745A0">
      <w:pPr>
        <w:pStyle w:val="TF-ALNEA"/>
        <w:numPr>
          <w:ilvl w:val="0"/>
          <w:numId w:val="22"/>
        </w:numPr>
        <w:spacing w:after="120" w:line="240" w:lineRule="auto"/>
        <w:rPr>
          <w:szCs w:val="24"/>
        </w:rPr>
        <w:pPrChange w:id="126" w:author="Dalton Solano dos Reis" w:date="2024-12-06T17:12:00Z" w16du:dateUtc="2024-12-06T20:12:00Z">
          <w:pPr>
            <w:pStyle w:val="TF-TEXTO"/>
            <w:numPr>
              <w:numId w:val="14"/>
            </w:numPr>
            <w:tabs>
              <w:tab w:val="num" w:pos="720"/>
            </w:tabs>
            <w:ind w:left="720" w:hanging="360"/>
          </w:pPr>
        </w:pPrChange>
      </w:pPr>
      <w:r w:rsidRPr="00153873">
        <w:rPr>
          <w:szCs w:val="24"/>
        </w:rPr>
        <w:t xml:space="preserve">E55 </w:t>
      </w:r>
      <w:proofErr w:type="spellStart"/>
      <w:r w:rsidRPr="00153873">
        <w:rPr>
          <w:szCs w:val="24"/>
        </w:rPr>
        <w:t>Type</w:t>
      </w:r>
      <w:proofErr w:type="spellEnd"/>
      <w:r w:rsidRPr="00153873">
        <w:rPr>
          <w:szCs w:val="24"/>
        </w:rPr>
        <w:t xml:space="preserve">: </w:t>
      </w:r>
      <w:del w:id="127" w:author="Dalton Solano dos Reis" w:date="2024-12-06T17:13:00Z" w16du:dateUtc="2024-12-06T20:13:00Z">
        <w:r w:rsidRPr="00153873" w:rsidDel="00153873">
          <w:rPr>
            <w:szCs w:val="24"/>
          </w:rPr>
          <w:delText xml:space="preserve">Classifica </w:delText>
        </w:r>
      </w:del>
      <w:ins w:id="128" w:author="Dalton Solano dos Reis" w:date="2024-12-06T17:13:00Z" w16du:dateUtc="2024-12-06T20:13:00Z">
        <w:r w:rsidR="00153873">
          <w:rPr>
            <w:szCs w:val="24"/>
          </w:rPr>
          <w:t>c</w:t>
        </w:r>
        <w:r w:rsidR="00153873" w:rsidRPr="00153873">
          <w:rPr>
            <w:szCs w:val="24"/>
          </w:rPr>
          <w:t xml:space="preserve">lassifica </w:t>
        </w:r>
      </w:ins>
      <w:r w:rsidRPr="00153873">
        <w:rPr>
          <w:szCs w:val="24"/>
        </w:rPr>
        <w:t>os objetos em categorias específicas, como "Computador" ou "Periférico</w:t>
      </w:r>
      <w:del w:id="129" w:author="Dalton Solano dos Reis" w:date="2024-12-06T17:13:00Z" w16du:dateUtc="2024-12-06T20:13:00Z">
        <w:r w:rsidRPr="00153873" w:rsidDel="00153873">
          <w:rPr>
            <w:szCs w:val="24"/>
          </w:rPr>
          <w:delText>".</w:delText>
        </w:r>
      </w:del>
      <w:ins w:id="130" w:author="Dalton Solano dos Reis" w:date="2024-12-06T17:13:00Z" w16du:dateUtc="2024-12-06T20:13:00Z">
        <w:r w:rsidR="00153873" w:rsidRPr="00153873">
          <w:rPr>
            <w:szCs w:val="24"/>
          </w:rPr>
          <w:t>"</w:t>
        </w:r>
        <w:r w:rsidR="00153873">
          <w:rPr>
            <w:szCs w:val="24"/>
          </w:rPr>
          <w:t>;</w:t>
        </w:r>
      </w:ins>
    </w:p>
    <w:p w14:paraId="495340EC" w14:textId="69628BE6" w:rsidR="00153873" w:rsidRPr="00153873" w:rsidRDefault="00E745A0">
      <w:pPr>
        <w:pStyle w:val="TF-ALNEA"/>
        <w:numPr>
          <w:ilvl w:val="0"/>
          <w:numId w:val="22"/>
        </w:numPr>
        <w:spacing w:after="120" w:line="240" w:lineRule="auto"/>
        <w:rPr>
          <w:szCs w:val="24"/>
        </w:rPr>
        <w:pPrChange w:id="131" w:author="Dalton Solano dos Reis" w:date="2024-12-06T17:13:00Z" w16du:dateUtc="2024-12-06T20:13:00Z">
          <w:pPr>
            <w:pStyle w:val="TF-TEXTO"/>
            <w:numPr>
              <w:numId w:val="14"/>
            </w:numPr>
            <w:tabs>
              <w:tab w:val="num" w:pos="720"/>
            </w:tabs>
            <w:ind w:left="720" w:hanging="360"/>
          </w:pPr>
        </w:pPrChange>
      </w:pPr>
      <w:r w:rsidRPr="00153873">
        <w:rPr>
          <w:szCs w:val="24"/>
        </w:rPr>
        <w:t xml:space="preserve">E7 </w:t>
      </w:r>
      <w:proofErr w:type="spellStart"/>
      <w:r w:rsidRPr="00153873">
        <w:rPr>
          <w:szCs w:val="24"/>
        </w:rPr>
        <w:t>Activity</w:t>
      </w:r>
      <w:proofErr w:type="spellEnd"/>
      <w:r w:rsidRPr="00153873">
        <w:rPr>
          <w:szCs w:val="24"/>
        </w:rPr>
        <w:t xml:space="preserve">: </w:t>
      </w:r>
      <w:del w:id="132" w:author="Dalton Solano dos Reis" w:date="2024-12-06T17:13:00Z" w16du:dateUtc="2024-12-06T20:13:00Z">
        <w:r w:rsidRPr="00153873" w:rsidDel="00153873">
          <w:rPr>
            <w:szCs w:val="24"/>
          </w:rPr>
          <w:delText xml:space="preserve">Representa </w:delText>
        </w:r>
      </w:del>
      <w:ins w:id="133" w:author="Dalton Solano dos Reis" w:date="2024-12-06T17:13:00Z" w16du:dateUtc="2024-12-06T20:13:00Z">
        <w:r w:rsidR="00153873">
          <w:rPr>
            <w:szCs w:val="24"/>
          </w:rPr>
          <w:t>r</w:t>
        </w:r>
        <w:r w:rsidR="00153873" w:rsidRPr="00153873">
          <w:rPr>
            <w:szCs w:val="24"/>
          </w:rPr>
          <w:t xml:space="preserve">epresenta </w:t>
        </w:r>
      </w:ins>
      <w:r w:rsidRPr="00153873">
        <w:rPr>
          <w:szCs w:val="24"/>
        </w:rPr>
        <w:t>eventos históricos ou técnicos relacionados ao objeto</w:t>
      </w:r>
      <w:del w:id="134" w:author="Dalton Solano dos Reis" w:date="2024-12-06T17:13:00Z" w16du:dateUtc="2024-12-06T20:13:00Z">
        <w:r w:rsidRPr="00153873" w:rsidDel="00153873">
          <w:rPr>
            <w:szCs w:val="24"/>
          </w:rPr>
          <w:delText>.</w:delText>
        </w:r>
      </w:del>
      <w:ins w:id="135" w:author="Dalton Solano dos Reis" w:date="2024-12-06T17:13:00Z" w16du:dateUtc="2024-12-06T20:13:00Z">
        <w:r w:rsidR="00153873">
          <w:rPr>
            <w:szCs w:val="24"/>
          </w:rPr>
          <w:t>.</w:t>
        </w:r>
      </w:ins>
    </w:p>
    <w:p w14:paraId="160236E5" w14:textId="77777777" w:rsidR="00E745A0" w:rsidRPr="00153873" w:rsidRDefault="00E745A0" w:rsidP="00153873">
      <w:pPr>
        <w:pStyle w:val="TF-TEXTO"/>
      </w:pPr>
      <w:r w:rsidRPr="00153873">
        <w:t xml:space="preserve">Exemplo de aplicação no </w:t>
      </w:r>
      <w:proofErr w:type="spellStart"/>
      <w:r w:rsidRPr="00153873">
        <w:t>RetroTech</w:t>
      </w:r>
      <w:proofErr w:type="spellEnd"/>
      <w:r w:rsidRPr="00153873">
        <w:t xml:space="preserve"> </w:t>
      </w:r>
      <w:proofErr w:type="spellStart"/>
      <w:r w:rsidRPr="00153873">
        <w:t>Showcase</w:t>
      </w:r>
      <w:proofErr w:type="spellEnd"/>
      <w:r w:rsidRPr="00153873">
        <w:t>:</w:t>
      </w:r>
    </w:p>
    <w:p w14:paraId="6E00AA9B" w14:textId="4C8A2F9B" w:rsidR="00E745A0" w:rsidRPr="00E745A0" w:rsidRDefault="00E745A0">
      <w:pPr>
        <w:pStyle w:val="TF-ALNEA"/>
        <w:numPr>
          <w:ilvl w:val="0"/>
          <w:numId w:val="23"/>
        </w:numPr>
        <w:spacing w:after="120" w:line="240" w:lineRule="auto"/>
        <w:pPrChange w:id="136" w:author="Dalton Solano dos Reis" w:date="2024-12-06T17:14:00Z" w16du:dateUtc="2024-12-06T20:14:00Z">
          <w:pPr>
            <w:pStyle w:val="TF-TEXTO"/>
            <w:numPr>
              <w:numId w:val="15"/>
            </w:numPr>
            <w:tabs>
              <w:tab w:val="num" w:pos="720"/>
            </w:tabs>
            <w:ind w:left="720" w:hanging="360"/>
          </w:pPr>
        </w:pPrChange>
      </w:pPr>
      <w:r w:rsidRPr="00153873">
        <w:rPr>
          <w:szCs w:val="24"/>
        </w:rPr>
        <w:t>O "</w:t>
      </w:r>
      <w:proofErr w:type="spellStart"/>
      <w:r w:rsidRPr="00153873">
        <w:rPr>
          <w:szCs w:val="24"/>
        </w:rPr>
        <w:t>Solution</w:t>
      </w:r>
      <w:proofErr w:type="spellEnd"/>
      <w:r w:rsidRPr="00153873">
        <w:rPr>
          <w:szCs w:val="24"/>
        </w:rPr>
        <w:t xml:space="preserve"> 16" (E22) foi fabricado pela </w:t>
      </w:r>
      <w:proofErr w:type="spellStart"/>
      <w:r w:rsidRPr="00153873">
        <w:rPr>
          <w:szCs w:val="24"/>
        </w:rPr>
        <w:t>Prológica</w:t>
      </w:r>
      <w:proofErr w:type="spellEnd"/>
      <w:r w:rsidRPr="00153873">
        <w:rPr>
          <w:szCs w:val="24"/>
        </w:rPr>
        <w:t xml:space="preserve"> (E39) em 1986 (E52) e é classificado</w:t>
      </w:r>
      <w:r w:rsidRPr="00E745A0">
        <w:t xml:space="preserve"> como um "Computador Pessoal" (E55).</w:t>
      </w:r>
    </w:p>
    <w:p w14:paraId="2A9DFE16" w14:textId="77777777" w:rsidR="00E745A0" w:rsidRPr="00E745A0" w:rsidRDefault="00E745A0" w:rsidP="00E745A0">
      <w:pPr>
        <w:pStyle w:val="TF-TEXTO"/>
      </w:pPr>
      <w:r w:rsidRPr="00E745A0">
        <w:t>Essa modelagem permite que o aplicativo conecte cada peça a seu contexto histórico, facilitando uma navegação mais rica e informativa para o usuário.</w:t>
      </w:r>
    </w:p>
    <w:p w14:paraId="57CBB7B9" w14:textId="0966219D" w:rsidR="00364488" w:rsidDel="00FD5448" w:rsidRDefault="00E745A0" w:rsidP="00354688">
      <w:pPr>
        <w:pStyle w:val="TF-TEXTO"/>
        <w:rPr>
          <w:del w:id="137" w:author="Dalton Solano dos Reis" w:date="2024-12-06T17:15:00Z" w16du:dateUtc="2024-12-06T20:15:00Z"/>
        </w:rPr>
      </w:pPr>
      <w:r w:rsidRPr="00E745A0">
        <w:t xml:space="preserve">A abordagem híbrida que combina o Dublin Core e o CIDOC-CRM no </w:t>
      </w:r>
      <w:proofErr w:type="spellStart"/>
      <w:r w:rsidRPr="00E745A0">
        <w:t>RetroTech</w:t>
      </w:r>
      <w:proofErr w:type="spellEnd"/>
      <w:r w:rsidRPr="00E745A0">
        <w:t xml:space="preserve"> </w:t>
      </w:r>
      <w:proofErr w:type="spellStart"/>
      <w:r w:rsidRPr="00E745A0">
        <w:t>Showcase</w:t>
      </w:r>
      <w:proofErr w:type="spellEnd"/>
      <w:r w:rsidRPr="00E745A0">
        <w:t xml:space="preserve"> une a simplicidade de descrição de metadados com a capacidade de modelagem avançada de relacionamentos. Enquanto o Dublin Core é usado para atributos essenciais (como título, criador e descrição), o CIDOC-CRM fornece uma camada semântica que conecta as peças a eventos históricos e outros objetos do acervo.</w:t>
      </w:r>
      <w:r w:rsidR="00950466">
        <w:t xml:space="preserve"> </w:t>
      </w:r>
      <w:r w:rsidR="00184460" w:rsidRPr="00301B10">
        <w:t xml:space="preserve">Por exemplo, no </w:t>
      </w:r>
      <w:proofErr w:type="spellStart"/>
      <w:r w:rsidR="00184460" w:rsidRPr="00301B10">
        <w:t>Firebase</w:t>
      </w:r>
      <w:proofErr w:type="spellEnd"/>
      <w:r w:rsidR="00184460" w:rsidRPr="00301B10">
        <w:t xml:space="preserve">, cada peça do acervo é descrita com </w:t>
      </w:r>
      <w:r w:rsidR="00D34ABA" w:rsidRPr="00301B10">
        <w:t>alguns dos</w:t>
      </w:r>
      <w:r w:rsidR="00184460" w:rsidRPr="00301B10">
        <w:t xml:space="preserve"> campos d</w:t>
      </w:r>
      <w:r w:rsidR="00301B10">
        <w:t>a ontologia</w:t>
      </w:r>
      <w:r w:rsidR="00184460" w:rsidRPr="00301B10">
        <w:t xml:space="preserve"> Dublin Core</w:t>
      </w:r>
      <w:r w:rsidR="00950466">
        <w:t>. De acordo com a</w:t>
      </w:r>
      <w:r w:rsidR="00AD02BF">
        <w:t xml:space="preserve"> </w:t>
      </w:r>
      <w:r w:rsidR="00AD02BF">
        <w:fldChar w:fldCharType="begin"/>
      </w:r>
      <w:r w:rsidR="00AD02BF">
        <w:instrText xml:space="preserve"> REF _Ref184066696 \h </w:instrText>
      </w:r>
      <w:r w:rsidR="00AD02BF">
        <w:fldChar w:fldCharType="separate"/>
      </w:r>
      <w:r w:rsidR="00AD02BF">
        <w:t xml:space="preserve">Figura </w:t>
      </w:r>
      <w:r w:rsidR="00AD02BF">
        <w:rPr>
          <w:noProof/>
        </w:rPr>
        <w:t>1</w:t>
      </w:r>
      <w:r w:rsidR="00AD02BF">
        <w:fldChar w:fldCharType="end"/>
      </w:r>
      <w:r w:rsidR="00AD02BF">
        <w:t xml:space="preserve"> </w:t>
      </w:r>
      <w:r w:rsidR="00950466">
        <w:t>é possível visualizar o nome da peça (</w:t>
      </w:r>
      <w:r w:rsidR="00364488" w:rsidRPr="00364488">
        <w:rPr>
          <w:rStyle w:val="TF-COURIER10"/>
        </w:rPr>
        <w:t>nome</w:t>
      </w:r>
      <w:r w:rsidR="00950466">
        <w:t>), o fabricante (</w:t>
      </w:r>
      <w:r w:rsidR="00364488" w:rsidRPr="00364488">
        <w:rPr>
          <w:rStyle w:val="TF-COURIER10"/>
        </w:rPr>
        <w:t>fabricante</w:t>
      </w:r>
      <w:r w:rsidR="00950466">
        <w:t>), o ano de fabricação (</w:t>
      </w:r>
      <w:r w:rsidR="00364488" w:rsidRPr="00364488">
        <w:rPr>
          <w:rStyle w:val="TF-COURIER10"/>
        </w:rPr>
        <w:t>ano</w:t>
      </w:r>
      <w:r w:rsidR="00950466">
        <w:t>), os detalhes técnicos e históricos da peça (</w:t>
      </w:r>
      <w:proofErr w:type="spellStart"/>
      <w:r w:rsidR="00364488" w:rsidRPr="00364488">
        <w:rPr>
          <w:rStyle w:val="TF-COURIER10"/>
        </w:rPr>
        <w:t>descricaoLonga</w:t>
      </w:r>
      <w:proofErr w:type="spellEnd"/>
      <w:r w:rsidR="00950466">
        <w:t>) e a representação da mídia</w:t>
      </w:r>
      <w:r w:rsidR="00364488">
        <w:t xml:space="preserve"> (</w:t>
      </w:r>
      <w:r w:rsidR="00364488" w:rsidRPr="00364488">
        <w:rPr>
          <w:rStyle w:val="TF-COURIER10"/>
        </w:rPr>
        <w:t>imagem</w:t>
      </w:r>
      <w:r w:rsidR="00364488">
        <w:t>)</w:t>
      </w:r>
      <w:ins w:id="138" w:author="Dalton Solano dos Reis" w:date="2024-12-06T17:15:00Z" w16du:dateUtc="2024-12-06T20:15:00Z">
        <w:r w:rsidR="00FD5448">
          <w:t>.</w:t>
        </w:r>
      </w:ins>
      <w:del w:id="139" w:author="Dalton Solano dos Reis" w:date="2024-12-06T17:15:00Z" w16du:dateUtc="2024-12-06T20:15:00Z">
        <w:r w:rsidR="00364488" w:rsidDel="00FD5448">
          <w:delText>:</w:delText>
        </w:r>
      </w:del>
    </w:p>
    <w:p w14:paraId="436DBA46" w14:textId="37A388C2" w:rsidR="00FF71A2" w:rsidRDefault="00FF71A2">
      <w:pPr>
        <w:pStyle w:val="TF-TEXTO"/>
        <w:pPrChange w:id="140" w:author="Dalton Solano dos Reis" w:date="2024-12-06T17:15:00Z" w16du:dateUtc="2024-12-06T20:15:00Z">
          <w:pPr>
            <w:pStyle w:val="TF-LEGENDA"/>
          </w:pPr>
        </w:pPrChange>
      </w:pPr>
    </w:p>
    <w:p w14:paraId="6EE7B38A" w14:textId="653C7467" w:rsidR="00AD02BF" w:rsidRDefault="00AD02BF" w:rsidP="00AD02BF">
      <w:pPr>
        <w:pStyle w:val="TF-LEGENDA"/>
      </w:pPr>
      <w:bookmarkStart w:id="141" w:name="_Ref184066696"/>
      <w:r>
        <w:t xml:space="preserve">Figura </w:t>
      </w:r>
      <w:fldSimple w:instr=" SEQ Figura \* ARABIC ">
        <w:r w:rsidR="00310775">
          <w:rPr>
            <w:noProof/>
          </w:rPr>
          <w:t>1</w:t>
        </w:r>
      </w:fldSimple>
      <w:bookmarkEnd w:id="141"/>
      <w:r>
        <w:t xml:space="preserve"> - </w:t>
      </w:r>
      <w:r w:rsidRPr="00AD02BF">
        <w:t xml:space="preserve">Exemplo da Calculadora Hewlett-Packard HP-21configurada no </w:t>
      </w:r>
      <w:proofErr w:type="spellStart"/>
      <w:r w:rsidRPr="00AD02BF">
        <w:t>Firebase</w:t>
      </w:r>
      <w:proofErr w:type="spellEnd"/>
    </w:p>
    <w:p w14:paraId="1CBFA011" w14:textId="3961DB14" w:rsidR="00301B10" w:rsidRDefault="00AD02BF" w:rsidP="00AD02BF">
      <w:pPr>
        <w:pStyle w:val="TF-FIGURA"/>
      </w:pPr>
      <w:r>
        <w:rPr>
          <w:noProof/>
        </w:rPr>
        <w:drawing>
          <wp:inline distT="0" distB="0" distL="0" distR="0" wp14:anchorId="7A1E6EEB" wp14:editId="3A85745E">
            <wp:extent cx="4635610" cy="2656074"/>
            <wp:effectExtent l="19050" t="19050" r="12700" b="11430"/>
            <wp:docPr id="97209165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91651" name="Imagem 1" descr="Interface gráfica do usuário, Texto, Aplicativo, Email&#10;&#10;Descrição gerada automaticamente"/>
                    <pic:cNvPicPr/>
                  </pic:nvPicPr>
                  <pic:blipFill>
                    <a:blip r:embed="rId19"/>
                    <a:stretch>
                      <a:fillRect/>
                    </a:stretch>
                  </pic:blipFill>
                  <pic:spPr>
                    <a:xfrm>
                      <a:off x="0" y="0"/>
                      <a:ext cx="4650219" cy="2664445"/>
                    </a:xfrm>
                    <a:prstGeom prst="rect">
                      <a:avLst/>
                    </a:prstGeom>
                    <a:ln>
                      <a:solidFill>
                        <a:schemeClr val="tx1"/>
                      </a:solidFill>
                    </a:ln>
                  </pic:spPr>
                </pic:pic>
              </a:graphicData>
            </a:graphic>
          </wp:inline>
        </w:drawing>
      </w:r>
    </w:p>
    <w:p w14:paraId="31EEC4FF" w14:textId="63E33E4D" w:rsidR="00301B10" w:rsidRDefault="00364488" w:rsidP="00AD02BF">
      <w:pPr>
        <w:pStyle w:val="TF-FONTE"/>
      </w:pPr>
      <w:r w:rsidRPr="00301B10">
        <w:t>Fonte: elaborado pelos autores (2024)</w:t>
      </w:r>
      <w:r w:rsidR="00301B10">
        <w:t>.</w:t>
      </w:r>
    </w:p>
    <w:p w14:paraId="45E4D24A" w14:textId="18CEF806" w:rsidR="00184460" w:rsidRDefault="00184460">
      <w:pPr>
        <w:pStyle w:val="TF-TEXTO"/>
        <w:pPrChange w:id="142" w:author="Dalton Solano dos Reis" w:date="2024-12-06T17:16:00Z" w16du:dateUtc="2024-12-06T20:16:00Z">
          <w:pPr>
            <w:pStyle w:val="TF-TEXTO"/>
            <w:ind w:firstLine="0"/>
          </w:pPr>
        </w:pPrChange>
      </w:pPr>
      <w:r>
        <w:lastRenderedPageBreak/>
        <w:t>Enquanto isso, as relações contextuais são modeladas com base no CIDOC-CRM, conforme exemplificado nos conceitos acima (E22, E39, E52 e E55)</w:t>
      </w:r>
      <w:r w:rsidR="00950466">
        <w:t>.</w:t>
      </w:r>
    </w:p>
    <w:p w14:paraId="33A8498E" w14:textId="1F48D341" w:rsidR="00A92722" w:rsidRDefault="00A92722" w:rsidP="00A92722">
      <w:pPr>
        <w:pStyle w:val="TF-TEXTO"/>
      </w:pPr>
      <w:r>
        <w:t xml:space="preserve">O uso das ontologias no </w:t>
      </w:r>
      <w:proofErr w:type="spellStart"/>
      <w:r>
        <w:t>RetroTech</w:t>
      </w:r>
      <w:proofErr w:type="spellEnd"/>
      <w:r>
        <w:t xml:space="preserve"> </w:t>
      </w:r>
      <w:proofErr w:type="spellStart"/>
      <w:r>
        <w:t>Showcase</w:t>
      </w:r>
      <w:proofErr w:type="spellEnd"/>
      <w:r>
        <w:t xml:space="preserve"> trouxe benefícios significativos para a organização e apresentação das informações do acervo digital. A adoção de uma abordagem híbrida, combinando o Dublin Core e o CIDOC-CRM, permitiu estruturar os dados de maneira padronizada, facilitando tanto a catalogação quanto a recuperação das informações. O Dublin Core, com sua simplicidade e flexibilidade, foi essencial para descrever atributos essenciais das peças, como nome, fabricante, ano de fabricação e descrição técnica. Por outro lado, o CIDOC-CRM contribuiu para enriquecer as informações ao modelar relações complexas, conectando os objetos a eventos históricos e contextos técnicos, proporcionando uma visão mais ampla e contextualizada do acervo.</w:t>
      </w:r>
    </w:p>
    <w:p w14:paraId="1C14BD2E" w14:textId="5A1A97E3" w:rsidR="00184460" w:rsidRDefault="00A92722" w:rsidP="00A92722">
      <w:pPr>
        <w:pStyle w:val="TF-TEXTO"/>
        <w:ind w:firstLine="567"/>
      </w:pPr>
      <w:r>
        <w:t>A utilização dessas ontologias também garantiu a interoperabilidade dos dados, possibilitando que as informações do acervo sejam compatíveis com outras plataformas e sistemas que utilizam padrões similares. Isso não apenas amplia o potencial de integração do projeto, mas também assegura que o acervo digital seja expansível, permitindo a adição de novas peças ou categorias de maneira consistente. Além disso, o modelo adotado oferece uma experiência mais rica para os usuários, que podem navegar pelo acervo de forma intuitiva, compreendendo não apenas os atributos individuais das peças, mas também suas conexões e significados históricos.</w:t>
      </w:r>
    </w:p>
    <w:p w14:paraId="134CA460" w14:textId="0A589567" w:rsidR="00E91A7A" w:rsidRDefault="000435A1" w:rsidP="001A2D50">
      <w:pPr>
        <w:pStyle w:val="Ttulo2"/>
      </w:pPr>
      <w:bookmarkStart w:id="143" w:name="_Toc184063301"/>
      <w:bookmarkStart w:id="144" w:name="_Hlk184248264"/>
      <w:r w:rsidRPr="000435A1">
        <w:t>Princípios do Design Amigável de Interfaces</w:t>
      </w:r>
      <w:r w:rsidR="00E90A1E">
        <w:t xml:space="preserve"> ADOTANDO O HIG DA APPLE</w:t>
      </w:r>
      <w:bookmarkEnd w:id="143"/>
    </w:p>
    <w:bookmarkEnd w:id="144"/>
    <w:p w14:paraId="52919ED6" w14:textId="6510A94B" w:rsidR="00E90A1E" w:rsidRDefault="00E90A1E" w:rsidP="00E90A1E">
      <w:pPr>
        <w:pStyle w:val="TF-TEXTO"/>
      </w:pPr>
      <w:r>
        <w:t xml:space="preserve">O design de interfaces amigáveis é um elemento central no desenvolvimento de sistemas interativos, como o </w:t>
      </w:r>
      <w:proofErr w:type="spellStart"/>
      <w:r>
        <w:t>RetroTech</w:t>
      </w:r>
      <w:proofErr w:type="spellEnd"/>
      <w:r>
        <w:t xml:space="preserve"> </w:t>
      </w:r>
      <w:proofErr w:type="spellStart"/>
      <w:r>
        <w:t>Showcase</w:t>
      </w:r>
      <w:proofErr w:type="spellEnd"/>
      <w:r>
        <w:t xml:space="preserve">, especialmente quando se busca proporcionar experiências intuitivas e eficientes para o usuário. Guiado pelos princípios do </w:t>
      </w:r>
      <w:proofErr w:type="spellStart"/>
      <w:r>
        <w:t>Human</w:t>
      </w:r>
      <w:proofErr w:type="spellEnd"/>
      <w:r>
        <w:t xml:space="preserve"> Interface </w:t>
      </w:r>
      <w:proofErr w:type="spellStart"/>
      <w:r>
        <w:t>Guidelines</w:t>
      </w:r>
      <w:proofErr w:type="spellEnd"/>
      <w:r>
        <w:t xml:space="preserve"> (HIG) da Apple, o design visual do aplicativo foi concebido para garantir simplicidade, consistência e feedback visual, contribuindo para uma navegação clara e funcional. Esses princípios não apenas definem a estética da interface, mas também fundamentam como os elementos visuais devem ser organizados para reduzir a carga cognitiva do usuário e melhorar sua interação com o sistema (Apple Inc., 2021).</w:t>
      </w:r>
    </w:p>
    <w:p w14:paraId="5BDBE39D" w14:textId="20C1017F" w:rsidR="00E90A1E" w:rsidRDefault="00E90A1E" w:rsidP="00E90A1E">
      <w:pPr>
        <w:pStyle w:val="TF-TEXTO"/>
      </w:pPr>
      <w:r>
        <w:t xml:space="preserve">Um dos aspectos mais notáveis do design visual do </w:t>
      </w:r>
      <w:proofErr w:type="spellStart"/>
      <w:r>
        <w:t>RetroTech</w:t>
      </w:r>
      <w:proofErr w:type="spellEnd"/>
      <w:r>
        <w:t xml:space="preserve"> </w:t>
      </w:r>
      <w:proofErr w:type="spellStart"/>
      <w:r>
        <w:t>Showcase</w:t>
      </w:r>
      <w:proofErr w:type="spellEnd"/>
      <w:r>
        <w:t xml:space="preserve"> é o uso do esquema de cores e gradiente aplicado em todas as telas. Como pode ser observado através de imagens do aplicativo na seção 3 deste trabalho, as cores desempenham um papel importante na criação de uma experiência envolvente e coerente. Para o aplicativo, optou-se por um </w:t>
      </w:r>
      <w:r>
        <w:lastRenderedPageBreak/>
        <w:t>gradiente de tons roxos e lilases, que transmite uma sensação de modernidade e acolhimento, alinhada à proposta educativa e cultural do projeto. Essa escolha cromática reflete diretamente os princípios de simplicidade e consistência, já que o uso padronizado dessas cores em todas as telas reforça a identidade visual do aplicativo e facilita a familiarização do usuário com a interface.</w:t>
      </w:r>
    </w:p>
    <w:p w14:paraId="309C8127" w14:textId="0B1491A5" w:rsidR="00E90A1E" w:rsidRDefault="00E90A1E" w:rsidP="00E90A1E">
      <w:pPr>
        <w:pStyle w:val="TF-TEXTO"/>
      </w:pPr>
      <w:r>
        <w:t>A simplicidade foi um dos princípios centrais no desenvolvimento do esquema de cores. O gradiente foi projetado para ser sutil e não competir visualmente com os elementos principais da interface, como textos, botões e ícones. Essa abordagem garante que o usuário foque nos elementos funcionais do aplicativo, como os títulos e descrições das peças do acervo, sem ser distraído por detalhes visuais excessivos. Além disso, o contraste entre o gradiente de fundo e os elementos interativos foi cuidadosamente ajustado para maximizar a legibilidade, contribuindo para uma navegação fluida e confortável.</w:t>
      </w:r>
    </w:p>
    <w:p w14:paraId="29E3EE1C" w14:textId="20F8FD27" w:rsidR="00E90A1E" w:rsidRDefault="00E90A1E" w:rsidP="00E90A1E">
      <w:pPr>
        <w:pStyle w:val="TF-TEXTO"/>
      </w:pPr>
      <w:r>
        <w:t>A consistência também está presente no uso das cores e gradientes, que se repetem de maneira uniforme em todas as telas do aplicativo. Essa uniformidade visual cria uma experiência coesa, em que o usuário sente que está navegando em um ambiente contínuo e previsível. Por exemplo, o mesmo esquema de cores é aplicado tanto na tela inicial quanto nas páginas de detalhes das peças, garantindo que o usuário reconheça instantaneamente o estilo e os padrões da interface.</w:t>
      </w:r>
    </w:p>
    <w:p w14:paraId="33C109A0" w14:textId="4C2ACCA0" w:rsidR="00E90A1E" w:rsidRDefault="00E90A1E" w:rsidP="00E90A1E">
      <w:pPr>
        <w:pStyle w:val="TF-TEXTO"/>
      </w:pPr>
      <w:r>
        <w:t>O feedback visual foi incorporado com atenção ao uso das cores, de forma a comunicar claramente as interações do usuário com o sistema. Quando o usuário toca em botões ou navega entre telas, pequenas animações ou mudanças de cor são exibidas, indicando que a ação foi registrada. Esses detalhes ajudam a estabelecer uma comunicação direta entre o sistema e o usuário, aumentando sua confiança na interface.</w:t>
      </w:r>
    </w:p>
    <w:p w14:paraId="5483ECF5" w14:textId="2F241D91" w:rsidR="00E90A1E" w:rsidRDefault="00E90A1E" w:rsidP="00E90A1E">
      <w:pPr>
        <w:pStyle w:val="TF-TEXTO"/>
      </w:pPr>
      <w:r>
        <w:t xml:space="preserve">Ao unir estética e funcionalidade, o design visual do </w:t>
      </w:r>
      <w:proofErr w:type="spellStart"/>
      <w:r>
        <w:t>RetroTech</w:t>
      </w:r>
      <w:proofErr w:type="spellEnd"/>
      <w:r>
        <w:t xml:space="preserve"> </w:t>
      </w:r>
      <w:proofErr w:type="spellStart"/>
      <w:r>
        <w:t>Showcase</w:t>
      </w:r>
      <w:proofErr w:type="spellEnd"/>
      <w:r>
        <w:t xml:space="preserve"> exemplifica como as cores podem ser usadas de maneira estratégica para promover simplicidade, consistência e feedback visual, em conformidade com os princípios do HIG. O resultado é uma interface visualmente agradável e intuitiva, que suporta os objetivos educacionais e culturais do projeto, ao mesmo tempo em que oferece uma experiência de navegação envolvente e eficiente.</w:t>
      </w:r>
    </w:p>
    <w:p w14:paraId="315BFFC1" w14:textId="584D81DC" w:rsidR="00350D05" w:rsidRDefault="00350D05" w:rsidP="00350D05">
      <w:pPr>
        <w:pStyle w:val="Ttulo2"/>
      </w:pPr>
      <w:bookmarkStart w:id="145" w:name="_Toc184063302"/>
      <w:r w:rsidRPr="00350D05">
        <w:t>Jogos Educativos e Gamificação</w:t>
      </w:r>
      <w:bookmarkEnd w:id="145"/>
    </w:p>
    <w:p w14:paraId="0F55422D" w14:textId="004267DC" w:rsidR="00350D05" w:rsidRDefault="00350D05" w:rsidP="00354688">
      <w:pPr>
        <w:pStyle w:val="TF-TEXTO"/>
      </w:pPr>
      <w:r>
        <w:t xml:space="preserve">A integração de jogos educativos e elementos de gamificação em sistemas digitais tem sido amplamente explorada como uma estratégia eficaz para aumentar o engajamento e promover o aprendizado em diversos contextos. Segundo </w:t>
      </w:r>
      <w:proofErr w:type="spellStart"/>
      <w:r>
        <w:t>Deterding</w:t>
      </w:r>
      <w:proofErr w:type="spellEnd"/>
      <w:r>
        <w:t xml:space="preserve"> </w:t>
      </w:r>
      <w:r w:rsidRPr="00FD5448">
        <w:rPr>
          <w:i/>
          <w:iCs/>
          <w:rPrChange w:id="146" w:author="Dalton Solano dos Reis" w:date="2024-12-06T17:21:00Z" w16du:dateUtc="2024-12-06T20:21:00Z">
            <w:rPr/>
          </w:rPrChange>
        </w:rPr>
        <w:t>et al</w:t>
      </w:r>
      <w:r>
        <w:t xml:space="preserve">. (2011), gamificação refere-se à aplicação de elementos de design de jogos em contextos não relacionados a jogos, </w:t>
      </w:r>
      <w:r>
        <w:lastRenderedPageBreak/>
        <w:t>com o objetivo de melhorar a experiência do usuário e incentivá-lo a atingir determinados objetivos. No caso de sistemas educativos, essa abordagem tem se mostrado particularmente promissora, pois combina elementos lúdicos com conteúdos instrucionais, estimulando a interação e a retenção do conhecimento (</w:t>
      </w:r>
      <w:proofErr w:type="spellStart"/>
      <w:r>
        <w:t>Gee</w:t>
      </w:r>
      <w:proofErr w:type="spellEnd"/>
      <w:r>
        <w:t>, 2008).</w:t>
      </w:r>
    </w:p>
    <w:p w14:paraId="1422DE0F" w14:textId="54D8703E" w:rsidR="00350D05" w:rsidRDefault="00350D05" w:rsidP="00350D05">
      <w:pPr>
        <w:pStyle w:val="TF-TEXTO"/>
      </w:pPr>
      <w:r>
        <w:t xml:space="preserve">No contexto do </w:t>
      </w:r>
      <w:proofErr w:type="spellStart"/>
      <w:r>
        <w:t>RetroTech</w:t>
      </w:r>
      <w:proofErr w:type="spellEnd"/>
      <w:r>
        <w:t xml:space="preserve"> </w:t>
      </w:r>
      <w:proofErr w:type="spellStart"/>
      <w:r>
        <w:t>Showcase</w:t>
      </w:r>
      <w:proofErr w:type="spellEnd"/>
      <w:r>
        <w:t>, o uso de um jogo educativo (</w:t>
      </w:r>
      <w:proofErr w:type="spellStart"/>
      <w:r>
        <w:t>quizz</w:t>
      </w:r>
      <w:proofErr w:type="spellEnd"/>
      <w:r>
        <w:t xml:space="preserve">) para engajar os usuários e explorar o acervo do Departamento de Sistemas e Computação (DSC) da FURB é uma aplicação direta desses princípios. Essa funcionalidade transforma a interação tradicional com acervos digitais em uma experiência dinâmica, incentivando o aprendizado por meio de desafios e recompensas imediatas, como mensagens de acerto ou erro. Segundo Sailer </w:t>
      </w:r>
      <w:r w:rsidRPr="00FD5448">
        <w:rPr>
          <w:i/>
          <w:iCs/>
          <w:rPrChange w:id="147" w:author="Dalton Solano dos Reis" w:date="2024-12-06T17:22:00Z" w16du:dateUtc="2024-12-06T20:22:00Z">
            <w:rPr/>
          </w:rPrChange>
        </w:rPr>
        <w:t>et al</w:t>
      </w:r>
      <w:r>
        <w:t>. (2017), elementos como feedback visual, progressão e competição amigável são fundamentais para criar um ambiente motivador, que estimula a curiosidade e o envolvimento do usuário.</w:t>
      </w:r>
    </w:p>
    <w:p w14:paraId="66198412" w14:textId="16F92833" w:rsidR="00350D05" w:rsidRDefault="00350D05" w:rsidP="00350D05">
      <w:pPr>
        <w:pStyle w:val="TF-TEXTO"/>
      </w:pPr>
      <w:r>
        <w:t>Os jogos educativos, quando integrados a plataformas digitais, oferecem benefícios como:</w:t>
      </w:r>
    </w:p>
    <w:p w14:paraId="7BEC973A" w14:textId="57553FD7" w:rsidR="00350D05" w:rsidRPr="00FD5448" w:rsidRDefault="00956339">
      <w:pPr>
        <w:pStyle w:val="TF-ALNEA"/>
        <w:numPr>
          <w:ilvl w:val="0"/>
          <w:numId w:val="24"/>
        </w:numPr>
        <w:spacing w:after="120" w:line="240" w:lineRule="auto"/>
        <w:rPr>
          <w:szCs w:val="24"/>
        </w:rPr>
        <w:pPrChange w:id="148" w:author="Dalton Solano dos Reis" w:date="2024-12-06T17:23:00Z" w16du:dateUtc="2024-12-06T20:23:00Z">
          <w:pPr>
            <w:pStyle w:val="TF-ALNEA"/>
            <w:numPr>
              <w:numId w:val="18"/>
            </w:numPr>
            <w:ind w:left="720" w:hanging="360"/>
          </w:pPr>
        </w:pPrChange>
      </w:pPr>
      <w:r w:rsidRPr="00FD5448">
        <w:rPr>
          <w:szCs w:val="24"/>
        </w:rPr>
        <w:t>a</w:t>
      </w:r>
      <w:r w:rsidR="00350D05" w:rsidRPr="00FD5448">
        <w:rPr>
          <w:szCs w:val="24"/>
        </w:rPr>
        <w:t xml:space="preserve">umento do </w:t>
      </w:r>
      <w:r w:rsidRPr="00FD5448">
        <w:rPr>
          <w:szCs w:val="24"/>
        </w:rPr>
        <w:t>e</w:t>
      </w:r>
      <w:r w:rsidR="00350D05" w:rsidRPr="00FD5448">
        <w:rPr>
          <w:szCs w:val="24"/>
        </w:rPr>
        <w:t>ngajamento</w:t>
      </w:r>
      <w:r w:rsidRPr="00FD5448">
        <w:rPr>
          <w:szCs w:val="24"/>
        </w:rPr>
        <w:t>, pois a</w:t>
      </w:r>
      <w:r w:rsidR="00350D05" w:rsidRPr="00FD5448">
        <w:rPr>
          <w:szCs w:val="24"/>
        </w:rPr>
        <w:t xml:space="preserve"> interação dinâmica promove um interesse contínuo no conteúdo, facilitando a absorção do conhecimento (</w:t>
      </w:r>
      <w:proofErr w:type="spellStart"/>
      <w:r w:rsidR="00350D05" w:rsidRPr="00FD5448">
        <w:rPr>
          <w:szCs w:val="24"/>
        </w:rPr>
        <w:t>Hamari</w:t>
      </w:r>
      <w:proofErr w:type="spellEnd"/>
      <w:r w:rsidR="00350D05" w:rsidRPr="00FD5448">
        <w:rPr>
          <w:szCs w:val="24"/>
        </w:rPr>
        <w:t xml:space="preserve"> </w:t>
      </w:r>
      <w:r w:rsidR="00350D05" w:rsidRPr="00FD5448">
        <w:rPr>
          <w:i/>
          <w:iCs/>
          <w:szCs w:val="24"/>
          <w:rPrChange w:id="149" w:author="Dalton Solano dos Reis" w:date="2024-12-06T17:23:00Z" w16du:dateUtc="2024-12-06T20:23:00Z">
            <w:rPr>
              <w:szCs w:val="24"/>
            </w:rPr>
          </w:rPrChange>
        </w:rPr>
        <w:t>et al</w:t>
      </w:r>
      <w:r w:rsidR="00350D05" w:rsidRPr="00FD5448">
        <w:rPr>
          <w:szCs w:val="24"/>
        </w:rPr>
        <w:t>., 2014)</w:t>
      </w:r>
      <w:r w:rsidRPr="00FD5448">
        <w:rPr>
          <w:szCs w:val="24"/>
        </w:rPr>
        <w:t>;</w:t>
      </w:r>
    </w:p>
    <w:p w14:paraId="3E729377" w14:textId="306A3926" w:rsidR="00350D05" w:rsidRPr="00FD5448" w:rsidRDefault="00956339">
      <w:pPr>
        <w:pStyle w:val="TF-ALNEA"/>
        <w:numPr>
          <w:ilvl w:val="0"/>
          <w:numId w:val="24"/>
        </w:numPr>
        <w:spacing w:after="120" w:line="240" w:lineRule="auto"/>
        <w:rPr>
          <w:szCs w:val="24"/>
        </w:rPr>
        <w:pPrChange w:id="150" w:author="Dalton Solano dos Reis" w:date="2024-12-06T17:23:00Z" w16du:dateUtc="2024-12-06T20:23:00Z">
          <w:pPr>
            <w:pStyle w:val="TF-ALNEA"/>
            <w:numPr>
              <w:numId w:val="18"/>
            </w:numPr>
            <w:ind w:left="720" w:hanging="360"/>
          </w:pPr>
        </w:pPrChange>
      </w:pPr>
      <w:r w:rsidRPr="00FD5448">
        <w:rPr>
          <w:szCs w:val="24"/>
        </w:rPr>
        <w:t>a</w:t>
      </w:r>
      <w:r w:rsidR="00350D05" w:rsidRPr="00FD5448">
        <w:rPr>
          <w:szCs w:val="24"/>
        </w:rPr>
        <w:t xml:space="preserve">prendizado </w:t>
      </w:r>
      <w:r w:rsidRPr="00FD5448">
        <w:rPr>
          <w:szCs w:val="24"/>
        </w:rPr>
        <w:t>c</w:t>
      </w:r>
      <w:r w:rsidR="00350D05" w:rsidRPr="00FD5448">
        <w:rPr>
          <w:szCs w:val="24"/>
        </w:rPr>
        <w:t>ontextualizado</w:t>
      </w:r>
      <w:r w:rsidRPr="00FD5448">
        <w:rPr>
          <w:szCs w:val="24"/>
        </w:rPr>
        <w:t xml:space="preserve">, já que, de acordo com </w:t>
      </w:r>
      <w:proofErr w:type="spellStart"/>
      <w:r w:rsidRPr="00FD5448">
        <w:rPr>
          <w:szCs w:val="24"/>
        </w:rPr>
        <w:t>Gee</w:t>
      </w:r>
      <w:proofErr w:type="spellEnd"/>
      <w:r w:rsidRPr="00FD5448">
        <w:rPr>
          <w:szCs w:val="24"/>
        </w:rPr>
        <w:t xml:space="preserve"> (2008),</w:t>
      </w:r>
      <w:r w:rsidR="00350D05" w:rsidRPr="00FD5448">
        <w:rPr>
          <w:szCs w:val="24"/>
        </w:rPr>
        <w:t xml:space="preserve"> </w:t>
      </w:r>
      <w:r w:rsidRPr="00FD5448">
        <w:rPr>
          <w:szCs w:val="24"/>
        </w:rPr>
        <w:t>j</w:t>
      </w:r>
      <w:r w:rsidR="00350D05" w:rsidRPr="00FD5448">
        <w:rPr>
          <w:szCs w:val="24"/>
        </w:rPr>
        <w:t xml:space="preserve">ogos como </w:t>
      </w:r>
      <w:proofErr w:type="spellStart"/>
      <w:r w:rsidR="00350D05" w:rsidRPr="00FD5448">
        <w:rPr>
          <w:szCs w:val="24"/>
        </w:rPr>
        <w:t>quizzes</w:t>
      </w:r>
      <w:proofErr w:type="spellEnd"/>
      <w:r w:rsidR="00350D05" w:rsidRPr="00FD5448">
        <w:rPr>
          <w:szCs w:val="24"/>
        </w:rPr>
        <w:t xml:space="preserve"> permitem que os usuários associem informações de forma prática, conectando conceitos a exemplos reais</w:t>
      </w:r>
      <w:ins w:id="151" w:author="Dalton Solano dos Reis" w:date="2024-12-06T17:24:00Z" w16du:dateUtc="2024-12-06T20:24:00Z">
        <w:r w:rsidR="00FD5448">
          <w:rPr>
            <w:szCs w:val="24"/>
          </w:rPr>
          <w:t>;</w:t>
        </w:r>
      </w:ins>
      <w:del w:id="152" w:author="Dalton Solano dos Reis" w:date="2024-12-06T17:24:00Z" w16du:dateUtc="2024-12-06T20:24:00Z">
        <w:r w:rsidRPr="00FD5448" w:rsidDel="00FD5448">
          <w:rPr>
            <w:szCs w:val="24"/>
          </w:rPr>
          <w:delText>.</w:delText>
        </w:r>
      </w:del>
    </w:p>
    <w:p w14:paraId="4C901EC3" w14:textId="46B44D39" w:rsidR="00350D05" w:rsidRPr="00FD5448" w:rsidRDefault="00956339">
      <w:pPr>
        <w:pStyle w:val="TF-ALNEA"/>
        <w:numPr>
          <w:ilvl w:val="0"/>
          <w:numId w:val="24"/>
        </w:numPr>
        <w:spacing w:after="120" w:line="240" w:lineRule="auto"/>
        <w:rPr>
          <w:szCs w:val="24"/>
        </w:rPr>
        <w:pPrChange w:id="153" w:author="Dalton Solano dos Reis" w:date="2024-12-06T17:23:00Z" w16du:dateUtc="2024-12-06T20:23:00Z">
          <w:pPr>
            <w:pStyle w:val="TF-ALNEA"/>
            <w:numPr>
              <w:numId w:val="18"/>
            </w:numPr>
            <w:ind w:left="720" w:hanging="360"/>
          </w:pPr>
        </w:pPrChange>
      </w:pPr>
      <w:r w:rsidRPr="00FD5448">
        <w:rPr>
          <w:szCs w:val="24"/>
        </w:rPr>
        <w:t>m</w:t>
      </w:r>
      <w:r w:rsidR="00350D05" w:rsidRPr="00FD5448">
        <w:rPr>
          <w:szCs w:val="24"/>
        </w:rPr>
        <w:t xml:space="preserve">otivação </w:t>
      </w:r>
      <w:r w:rsidRPr="00FD5448">
        <w:rPr>
          <w:szCs w:val="24"/>
        </w:rPr>
        <w:t>i</w:t>
      </w:r>
      <w:r w:rsidR="00350D05" w:rsidRPr="00FD5448">
        <w:rPr>
          <w:szCs w:val="24"/>
        </w:rPr>
        <w:t>ntrínseca</w:t>
      </w:r>
      <w:r w:rsidRPr="00FD5448">
        <w:rPr>
          <w:szCs w:val="24"/>
        </w:rPr>
        <w:t>, pois</w:t>
      </w:r>
      <w:r w:rsidR="00350D05" w:rsidRPr="00FD5448">
        <w:rPr>
          <w:szCs w:val="24"/>
        </w:rPr>
        <w:t xml:space="preserve"> </w:t>
      </w:r>
      <w:r w:rsidRPr="00FD5448">
        <w:rPr>
          <w:szCs w:val="24"/>
        </w:rPr>
        <w:t>os e</w:t>
      </w:r>
      <w:r w:rsidR="00350D05" w:rsidRPr="00FD5448">
        <w:rPr>
          <w:szCs w:val="24"/>
        </w:rPr>
        <w:t xml:space="preserve">lementos lúdicos incentivam os usuários a explorarem mais profundamente o conteúdo, mesmo sem incentivos externos (Ryan; </w:t>
      </w:r>
      <w:proofErr w:type="spellStart"/>
      <w:r w:rsidR="00350D05" w:rsidRPr="00FD5448">
        <w:rPr>
          <w:szCs w:val="24"/>
        </w:rPr>
        <w:t>Deci</w:t>
      </w:r>
      <w:proofErr w:type="spellEnd"/>
      <w:r w:rsidR="00350D05" w:rsidRPr="00FD5448">
        <w:rPr>
          <w:szCs w:val="24"/>
        </w:rPr>
        <w:t>, 2000).</w:t>
      </w:r>
    </w:p>
    <w:p w14:paraId="37036417" w14:textId="1CA5A1C4" w:rsidR="00350D05" w:rsidRDefault="00350D05" w:rsidP="00350D05">
      <w:pPr>
        <w:pStyle w:val="TF-TEXTO"/>
      </w:pPr>
      <w:r>
        <w:t>N</w:t>
      </w:r>
      <w:r w:rsidR="00956339">
        <w:t>o presente trabalho</w:t>
      </w:r>
      <w:r>
        <w:t xml:space="preserve">, o </w:t>
      </w:r>
      <w:proofErr w:type="spellStart"/>
      <w:r>
        <w:t>quizz</w:t>
      </w:r>
      <w:proofErr w:type="spellEnd"/>
      <w:r>
        <w:t xml:space="preserve"> é uma funcionalidade estratégica para reforçar a interação com o acervo histórico. Ele não apenas testa o conhecimento do usuário sobre as peças do acervo, mas também serve como um meio de aprendizado contínuo, apresentando informações detalhadas e curiosidades sobre as peças.</w:t>
      </w:r>
    </w:p>
    <w:p w14:paraId="375841B0" w14:textId="7947E0EE" w:rsidR="00956339" w:rsidRPr="00956339" w:rsidRDefault="00956339" w:rsidP="00956339">
      <w:pPr>
        <w:pStyle w:val="TF-TEXTO"/>
      </w:pPr>
      <w:r w:rsidRPr="00956339">
        <w:t xml:space="preserve">A gamificação no </w:t>
      </w:r>
      <w:proofErr w:type="spellStart"/>
      <w:r w:rsidRPr="00956339">
        <w:t>RetroTech</w:t>
      </w:r>
      <w:proofErr w:type="spellEnd"/>
      <w:r w:rsidRPr="00956339">
        <w:t xml:space="preserve"> </w:t>
      </w:r>
      <w:proofErr w:type="spellStart"/>
      <w:r w:rsidRPr="00956339">
        <w:t>Showcase</w:t>
      </w:r>
      <w:proofErr w:type="spellEnd"/>
      <w:r w:rsidRPr="00956339">
        <w:t xml:space="preserve"> não se limita a criar uma experiência divertida; ela visa transformar o aprendizado sobre o acervo em uma </w:t>
      </w:r>
      <w:commentRangeStart w:id="154"/>
      <w:r w:rsidRPr="00935AEC">
        <w:rPr>
          <w:highlight w:val="yellow"/>
          <w:rPrChange w:id="155" w:author="Dalton Solano dos Reis" w:date="2024-12-06T17:25:00Z" w16du:dateUtc="2024-12-06T20:25:00Z">
            <w:rPr/>
          </w:rPrChange>
        </w:rPr>
        <w:t>atividade memorável e significativa</w:t>
      </w:r>
      <w:commentRangeEnd w:id="154"/>
      <w:r w:rsidR="00935AEC">
        <w:rPr>
          <w:rStyle w:val="Refdecomentrio"/>
        </w:rPr>
        <w:commentReference w:id="154"/>
      </w:r>
      <w:r w:rsidRPr="00956339">
        <w:t xml:space="preserve">. Segundo </w:t>
      </w:r>
      <w:proofErr w:type="spellStart"/>
      <w:r w:rsidRPr="00956339">
        <w:t>Kapp</w:t>
      </w:r>
      <w:proofErr w:type="spellEnd"/>
      <w:r w:rsidRPr="00956339">
        <w:t xml:space="preserve"> (2012), sistemas que integram gamificação promovem a repetição e a prática, elementos cruciais para a retenção do conhecimento. Além disso, o </w:t>
      </w:r>
      <w:proofErr w:type="spellStart"/>
      <w:r w:rsidRPr="00956339">
        <w:t>quizz</w:t>
      </w:r>
      <w:proofErr w:type="spellEnd"/>
      <w:r w:rsidRPr="00956339">
        <w:t xml:space="preserve"> permite que os usuários desenvolvam uma apreciação mais profunda pelo patrimônio tecnológico apresentado no aplicativo, alinhando-se ao objetivo de promover a valorização e preservação da história da computação.</w:t>
      </w:r>
    </w:p>
    <w:p w14:paraId="137E58F6" w14:textId="10E570BD" w:rsidR="00E91A7A" w:rsidRDefault="00E90A1E" w:rsidP="001A2D50">
      <w:pPr>
        <w:pStyle w:val="Ttulo2"/>
      </w:pPr>
      <w:bookmarkStart w:id="156" w:name="_Toc184063303"/>
      <w:r>
        <w:t>TRABALHOS CORRELATOS</w:t>
      </w:r>
      <w:bookmarkEnd w:id="156"/>
    </w:p>
    <w:p w14:paraId="58360F5F" w14:textId="577A7F31" w:rsidR="002F3B19" w:rsidRDefault="002F3B19" w:rsidP="002F3B19">
      <w:pPr>
        <w:pStyle w:val="TF-TEXTO"/>
      </w:pPr>
      <w:r>
        <w:t xml:space="preserve">A pesquisa de trabalhos correlatos é fundamental para compreender o estado da arte e identificar lacunas e boas práticas que podem contribuir para o desenvolvimento do </w:t>
      </w:r>
      <w:proofErr w:type="spellStart"/>
      <w:r>
        <w:t>RetroTech</w:t>
      </w:r>
      <w:proofErr w:type="spellEnd"/>
      <w:r>
        <w:t xml:space="preserve"> </w:t>
      </w:r>
      <w:proofErr w:type="spellStart"/>
      <w:r>
        <w:lastRenderedPageBreak/>
        <w:t>Showcase</w:t>
      </w:r>
      <w:proofErr w:type="spellEnd"/>
      <w:r>
        <w:t>. Neste estudo, foram adotados dois tipos de Revisão de Literatura (RL): a Revisão Sistemática na Literatura (RSL) e a Revisão Tradicional na Literatura (RTL).</w:t>
      </w:r>
    </w:p>
    <w:p w14:paraId="71279DD2" w14:textId="2CF8950B" w:rsidR="00E91A7A" w:rsidRDefault="002F3B19" w:rsidP="002F3B19">
      <w:pPr>
        <w:pStyle w:val="TF-TEXTO"/>
      </w:pPr>
      <w:r>
        <w:t xml:space="preserve">A RSL segue critérios rigorosos para a seleção e análise de estudos, garantindo a inclusão de trabalhos altamente relevantes e metodologicamente sólidos. Por outro lado, a RTL oferece maior flexibilidade, permitindo a exploração de temas emergentes e abordagens não sistematizadas (Casarin </w:t>
      </w:r>
      <w:r w:rsidRPr="00935AEC">
        <w:rPr>
          <w:i/>
          <w:iCs/>
          <w:rPrChange w:id="157" w:author="Dalton Solano dos Reis" w:date="2024-12-06T17:27:00Z" w16du:dateUtc="2024-12-06T20:27:00Z">
            <w:rPr/>
          </w:rPrChange>
        </w:rPr>
        <w:t>et al</w:t>
      </w:r>
      <w:r>
        <w:t>., 2020). A combinação dessas abordagens assegura uma análise abrangente e contextualizada.</w:t>
      </w:r>
    </w:p>
    <w:p w14:paraId="20BC0E2B" w14:textId="46FE230B" w:rsidR="002F3B19" w:rsidRDefault="002F3B19" w:rsidP="002F3B19">
      <w:pPr>
        <w:pStyle w:val="TF-TEXTO"/>
      </w:pPr>
      <w:r>
        <w:t xml:space="preserve">Ademais, essa pesquisa foi norteada pela questão principal: “Quais tecnologias, metodologias e padrões podem ser aplicados ao desenvolvimento de acervos digitais interativos e amigáveis, com foco na usabilidade e preservação digital?”. Essa questão reflete a necessidade de alinhar aspectos técnicos e teóricos no desenvolvimento de plataformas de acervos culturais que combinem robustez tecnológica, acessibilidade e experiência do usuário. Ela busca explorar desde padrões de interoperabilidade, como ontologias (Dublin Core e CIDOC-CRM), até abordagens de design centradas no usuário e tecnologias interativas, </w:t>
      </w:r>
      <w:commentRangeStart w:id="158"/>
      <w:r w:rsidRPr="00935AEC">
        <w:rPr>
          <w:highlight w:val="yellow"/>
          <w:rPrChange w:id="159" w:author="Dalton Solano dos Reis" w:date="2024-12-06T17:28:00Z" w16du:dateUtc="2024-12-06T20:28:00Z">
            <w:rPr/>
          </w:rPrChange>
        </w:rPr>
        <w:t>como realidade virtual</w:t>
      </w:r>
      <w:r>
        <w:t xml:space="preserve"> </w:t>
      </w:r>
      <w:commentRangeEnd w:id="158"/>
      <w:r w:rsidR="00935AEC">
        <w:rPr>
          <w:rStyle w:val="Refdecomentrio"/>
        </w:rPr>
        <w:commentReference w:id="158"/>
      </w:r>
      <w:r>
        <w:t>e aplicativos móveis.</w:t>
      </w:r>
    </w:p>
    <w:p w14:paraId="520519FD" w14:textId="69784BBB" w:rsidR="002F3B19" w:rsidRDefault="002F3B19" w:rsidP="002F3B19">
      <w:pPr>
        <w:pStyle w:val="TF-TEXTO"/>
      </w:pPr>
      <w:r>
        <w:t>A formulação da QP visa mapear soluções que atendam aos desafios específicos de acervos digitais, como a organização e contextualização de informações, a integração com tecnologias emergentes e a democratização do acesso ao patrimônio cultural. Além disso, a pergunta orienta a identificação de lacunas existentes na literatura, contribuindo para o avanço na concepção de sistemas inovadores e aplicáveis em ambientes reais.</w:t>
      </w:r>
    </w:p>
    <w:p w14:paraId="4A054E9E" w14:textId="4489F02C" w:rsidR="000C1A21" w:rsidRDefault="000C1A21" w:rsidP="000C1A21">
      <w:pPr>
        <w:pStyle w:val="Ttulo3"/>
      </w:pPr>
      <w:bookmarkStart w:id="160" w:name="_Toc184063304"/>
      <w:r>
        <w:t>METODOLOGIA DE PESQUISA</w:t>
      </w:r>
      <w:bookmarkEnd w:id="160"/>
    </w:p>
    <w:p w14:paraId="5C29239E" w14:textId="01092807" w:rsidR="000C1A21" w:rsidRDefault="000C1A21" w:rsidP="000C1A21">
      <w:pPr>
        <w:pStyle w:val="TF-TEXTO"/>
      </w:pPr>
      <w:r w:rsidRPr="000C1A21">
        <w:t>A metodologia aplicada foi dividida em três etapas principais: (1) planejamento e definição dos critérios de busca, (2) execução da busca em bases de dados e (3) análise e seleção dos estudos. A seguir, cada etapa é detalhada.</w:t>
      </w:r>
    </w:p>
    <w:p w14:paraId="0DD08E43" w14:textId="77F00F45" w:rsidR="000C1A21" w:rsidRDefault="000C1A21" w:rsidP="000C1A21">
      <w:pPr>
        <w:pStyle w:val="TF-TEXTO"/>
      </w:pPr>
      <w:r>
        <w:t xml:space="preserve">A primeira etapa consistiu em realizar um levantamento preliminar para identificar as bases de dados e os termos de busca mais relevantes. Optou-se por utilizar as plataformas Google Acadêmico e </w:t>
      </w:r>
      <w:proofErr w:type="spellStart"/>
      <w:r>
        <w:t>Scispace</w:t>
      </w:r>
      <w:proofErr w:type="spellEnd"/>
      <w:r>
        <w:t>, que oferecem acesso a uma ampla gama de trabalhos acadêmicos e técnicos. O período de busca foi delimitado entre 2008 e 2024 para capturar avanços recentes na área, sem desconsiderar estudos fundadores.</w:t>
      </w:r>
    </w:p>
    <w:p w14:paraId="07971603" w14:textId="5187C93A" w:rsidR="000C1A21" w:rsidRDefault="000C1A21" w:rsidP="00B51E6F">
      <w:pPr>
        <w:pStyle w:val="TF-TEXTO"/>
      </w:pPr>
      <w:r>
        <w:t xml:space="preserve">As </w:t>
      </w:r>
      <w:proofErr w:type="spellStart"/>
      <w:r>
        <w:t>strings</w:t>
      </w:r>
      <w:proofErr w:type="spellEnd"/>
      <w:r>
        <w:t xml:space="preserve"> de busca foram formuladas em português e inglês, visando a abrangência e diversidade de contextos. Exemplos de </w:t>
      </w:r>
      <w:proofErr w:type="spellStart"/>
      <w:r>
        <w:t>strings</w:t>
      </w:r>
      <w:proofErr w:type="spellEnd"/>
      <w:r>
        <w:t xml:space="preserve"> utilizadas incluem: ("acervos digitais" AND "design de interfaces") direcionada à busca por estudos relacionados a plataformas interativas e amigáveis, ("preservação digital" AND "museus") voltada para identificar trabalhos que </w:t>
      </w:r>
      <w:r>
        <w:lastRenderedPageBreak/>
        <w:t>abordam desafios e soluções na conservação de acervos culturais, ("CIDOC-CRM" OR "Dublin Core") específica para ontologias aplicadas à organização e interoperabilidade de acervos digitais e ("realidade virtual" AND "patrimônio cultural") explorando o uso de tecnologias imersivas em exposições culturais.</w:t>
      </w:r>
    </w:p>
    <w:p w14:paraId="05560E69" w14:textId="32435B4C" w:rsidR="00B51E6F" w:rsidRDefault="00B51E6F" w:rsidP="00B51E6F">
      <w:pPr>
        <w:pStyle w:val="TF-TEXTO"/>
      </w:pPr>
      <w:r>
        <w:t xml:space="preserve">Na segunda etapa, </w:t>
      </w:r>
      <w:del w:id="161" w:author="Dalton Solano dos Reis" w:date="2024-12-06T17:30:00Z" w16du:dateUtc="2024-12-06T20:30:00Z">
        <w:r w:rsidRPr="00B51E6F" w:rsidDel="00935AEC">
          <w:delText xml:space="preserve">A </w:delText>
        </w:r>
      </w:del>
      <w:ins w:id="162" w:author="Dalton Solano dos Reis" w:date="2024-12-06T17:30:00Z" w16du:dateUtc="2024-12-06T20:30:00Z">
        <w:r w:rsidR="00935AEC">
          <w:t>a</w:t>
        </w:r>
        <w:r w:rsidR="00935AEC" w:rsidRPr="00B51E6F">
          <w:t xml:space="preserve"> </w:t>
        </w:r>
      </w:ins>
      <w:r w:rsidRPr="00B51E6F">
        <w:t>busca foi conduzida em três níveis:</w:t>
      </w:r>
    </w:p>
    <w:p w14:paraId="53923026" w14:textId="6F5CFD33" w:rsidR="00B51E6F" w:rsidRPr="00935AEC" w:rsidRDefault="00B51E6F">
      <w:pPr>
        <w:pStyle w:val="TF-ALNEA"/>
        <w:numPr>
          <w:ilvl w:val="0"/>
          <w:numId w:val="25"/>
        </w:numPr>
        <w:spacing w:after="120" w:line="240" w:lineRule="auto"/>
        <w:rPr>
          <w:szCs w:val="24"/>
        </w:rPr>
        <w:pPrChange w:id="163" w:author="Dalton Solano dos Reis" w:date="2024-12-06T17:31:00Z" w16du:dateUtc="2024-12-06T20:31:00Z">
          <w:pPr>
            <w:pStyle w:val="TF-ALNEA"/>
            <w:numPr>
              <w:numId w:val="16"/>
            </w:numPr>
            <w:tabs>
              <w:tab w:val="num" w:pos="1077"/>
            </w:tabs>
            <w:ind w:left="1077" w:hanging="397"/>
          </w:pPr>
        </w:pPrChange>
      </w:pPr>
      <w:r w:rsidRPr="00935AEC">
        <w:rPr>
          <w:szCs w:val="24"/>
        </w:rPr>
        <w:t>análise inicial por título e resumo;</w:t>
      </w:r>
    </w:p>
    <w:p w14:paraId="0FC69514" w14:textId="113728F6" w:rsidR="00B51E6F" w:rsidRPr="00935AEC" w:rsidRDefault="00B51E6F">
      <w:pPr>
        <w:pStyle w:val="TF-ALNEA"/>
        <w:numPr>
          <w:ilvl w:val="0"/>
          <w:numId w:val="25"/>
        </w:numPr>
        <w:spacing w:after="120" w:line="240" w:lineRule="auto"/>
        <w:rPr>
          <w:szCs w:val="24"/>
        </w:rPr>
        <w:pPrChange w:id="164" w:author="Dalton Solano dos Reis" w:date="2024-12-06T17:31:00Z" w16du:dateUtc="2024-12-06T20:31:00Z">
          <w:pPr>
            <w:pStyle w:val="TF-ALNEA"/>
            <w:numPr>
              <w:numId w:val="16"/>
            </w:numPr>
            <w:tabs>
              <w:tab w:val="num" w:pos="1077"/>
            </w:tabs>
            <w:ind w:left="1077" w:hanging="397"/>
          </w:pPr>
        </w:pPrChange>
      </w:pPr>
      <w:r w:rsidRPr="00935AEC">
        <w:rPr>
          <w:szCs w:val="24"/>
        </w:rPr>
        <w:t>leitura exploratória dos estudos selecionados;</w:t>
      </w:r>
    </w:p>
    <w:p w14:paraId="60C83510" w14:textId="734BF515" w:rsidR="00B51E6F" w:rsidRPr="00935AEC" w:rsidRDefault="00B51E6F">
      <w:pPr>
        <w:pStyle w:val="TF-ALNEA"/>
        <w:numPr>
          <w:ilvl w:val="0"/>
          <w:numId w:val="25"/>
        </w:numPr>
        <w:spacing w:after="120" w:line="240" w:lineRule="auto"/>
        <w:rPr>
          <w:szCs w:val="24"/>
        </w:rPr>
        <w:pPrChange w:id="165" w:author="Dalton Solano dos Reis" w:date="2024-12-06T17:31:00Z" w16du:dateUtc="2024-12-06T20:31:00Z">
          <w:pPr>
            <w:pStyle w:val="TF-ALNEA"/>
            <w:numPr>
              <w:numId w:val="16"/>
            </w:numPr>
            <w:tabs>
              <w:tab w:val="num" w:pos="1077"/>
            </w:tabs>
            <w:ind w:left="1077" w:hanging="397"/>
          </w:pPr>
        </w:pPrChange>
      </w:pPr>
      <w:r w:rsidRPr="00935AEC">
        <w:rPr>
          <w:szCs w:val="24"/>
        </w:rPr>
        <w:t>análise detalhada dos textos completos. Durante essa etapa, aplicaram-se filtros automáticos nas bases para eliminar duplicatas e restringir o período de publicação.</w:t>
      </w:r>
    </w:p>
    <w:p w14:paraId="6C5AA708" w14:textId="1A82A58D" w:rsidR="00B51E6F" w:rsidRDefault="00B51E6F" w:rsidP="00B51E6F">
      <w:pPr>
        <w:pStyle w:val="TF-TEXTO"/>
      </w:pPr>
      <w:r>
        <w:t xml:space="preserve">A terceira etapa da metodologia de pesquisa consistiu em avaliar os estudos </w:t>
      </w:r>
      <w:r w:rsidRPr="00B51E6F">
        <w:t>com base nos critérios de inclusão e exclusão estabelecidos</w:t>
      </w:r>
      <w:r>
        <w:t xml:space="preserve">, conforme </w:t>
      </w:r>
      <w:del w:id="166" w:author="Dalton Solano dos Reis" w:date="2024-12-06T17:31:00Z" w16du:dateUtc="2024-12-06T20:31:00Z">
        <w:r w:rsidRPr="00341067" w:rsidDel="00935AEC">
          <w:delText xml:space="preserve">tabela </w:delText>
        </w:r>
      </w:del>
      <w:ins w:id="167" w:author="Dalton Solano dos Reis" w:date="2024-12-06T17:31:00Z" w16du:dateUtc="2024-12-06T20:31:00Z">
        <w:r w:rsidR="00935AEC">
          <w:t>T</w:t>
        </w:r>
        <w:r w:rsidR="00935AEC" w:rsidRPr="00341067">
          <w:t xml:space="preserve">abela </w:t>
        </w:r>
      </w:ins>
      <w:r w:rsidRPr="00341067">
        <w:t>1</w:t>
      </w:r>
      <w:r w:rsidRPr="00B51E6F">
        <w:t>. Cada trabalho recebeu uma pontuação baseada nos critérios atendidos, permitindo uma seleção estruturada dos estudos mais relevantes. Trabalhos com pontuação igual ou superior a 7 foram considerados prioritários para análise.</w:t>
      </w:r>
    </w:p>
    <w:p w14:paraId="23D0D9B0" w14:textId="088B8A91" w:rsidR="00B51E6F" w:rsidRDefault="00B51E6F" w:rsidP="00D34ABA">
      <w:pPr>
        <w:pStyle w:val="TF-TEXTO"/>
      </w:pPr>
      <w:r w:rsidRPr="00B51E6F">
        <w:t>Os critérios de inclusão e exclusão foram definidos para garantir a relevância e a qualidade dos estudos analisados, eliminando trabalhos redundantes ou fora do escopo.</w:t>
      </w:r>
      <w:r w:rsidR="00E107CB">
        <w:t xml:space="preserve"> A </w:t>
      </w:r>
      <w:r w:rsidR="00E107CB">
        <w:fldChar w:fldCharType="begin"/>
      </w:r>
      <w:r w:rsidR="00E107CB">
        <w:instrText xml:space="preserve"> REF _Ref184117931 \h </w:instrText>
      </w:r>
      <w:r w:rsidR="00E107CB">
        <w:fldChar w:fldCharType="separate"/>
      </w:r>
      <w:r w:rsidR="00E107CB">
        <w:t xml:space="preserve">Tabela </w:t>
      </w:r>
      <w:r w:rsidR="00E107CB">
        <w:rPr>
          <w:noProof/>
        </w:rPr>
        <w:t>1</w:t>
      </w:r>
      <w:r w:rsidR="00E107CB">
        <w:fldChar w:fldCharType="end"/>
      </w:r>
      <w:r w:rsidRPr="00B51E6F">
        <w:t xml:space="preserve"> apresenta os critérios de inclusão, acompanhados de seus respectivos pesos.</w:t>
      </w:r>
    </w:p>
    <w:p w14:paraId="47DCFFD1" w14:textId="3D0FADD8" w:rsidR="00D34ABA" w:rsidRDefault="00D34ABA" w:rsidP="00D34ABA">
      <w:pPr>
        <w:pStyle w:val="TF-LEGENDA"/>
      </w:pPr>
      <w:bookmarkStart w:id="168" w:name="_Ref184117931"/>
      <w:bookmarkStart w:id="169" w:name="_Toc184063321"/>
      <w:r>
        <w:t xml:space="preserve">Tabela </w:t>
      </w:r>
      <w:fldSimple w:instr=" SEQ Tabela \* ARABIC ">
        <w:r>
          <w:rPr>
            <w:noProof/>
          </w:rPr>
          <w:t>1</w:t>
        </w:r>
      </w:fldSimple>
      <w:bookmarkEnd w:id="168"/>
      <w:r>
        <w:t xml:space="preserve"> – Critérios de Inclusão</w:t>
      </w:r>
      <w:bookmarkEnd w:id="169"/>
    </w:p>
    <w:tbl>
      <w:tblPr>
        <w:tblW w:w="7000" w:type="dxa"/>
        <w:jc w:val="center"/>
        <w:tblCellMar>
          <w:left w:w="70" w:type="dxa"/>
          <w:right w:w="70" w:type="dxa"/>
        </w:tblCellMar>
        <w:tblLook w:val="04A0" w:firstRow="1" w:lastRow="0" w:firstColumn="1" w:lastColumn="0" w:noHBand="0" w:noVBand="1"/>
      </w:tblPr>
      <w:tblGrid>
        <w:gridCol w:w="1080"/>
        <w:gridCol w:w="4680"/>
        <w:gridCol w:w="1240"/>
      </w:tblGrid>
      <w:tr w:rsidR="00A6313E" w:rsidRPr="00A6313E" w14:paraId="602E67F8" w14:textId="77777777" w:rsidTr="00341067">
        <w:trPr>
          <w:trHeight w:val="315"/>
          <w:jc w:val="center"/>
        </w:trPr>
        <w:tc>
          <w:tcPr>
            <w:tcW w:w="1080" w:type="dxa"/>
            <w:tcBorders>
              <w:top w:val="single" w:sz="4" w:space="0" w:color="auto"/>
              <w:left w:val="nil"/>
              <w:bottom w:val="single" w:sz="4" w:space="0" w:color="auto"/>
              <w:right w:val="single" w:sz="4" w:space="0" w:color="auto"/>
            </w:tcBorders>
            <w:shd w:val="clear" w:color="000000" w:fill="ADADAD"/>
            <w:vAlign w:val="center"/>
            <w:hideMark/>
          </w:tcPr>
          <w:p w14:paraId="60172490" w14:textId="77777777" w:rsidR="00A6313E" w:rsidRPr="00A6313E" w:rsidRDefault="00A6313E" w:rsidP="000E5903">
            <w:pPr>
              <w:pStyle w:val="TF-TEXTO-QUADRO-Centralizado"/>
            </w:pPr>
            <w:r w:rsidRPr="00A6313E">
              <w:t>ID</w:t>
            </w:r>
          </w:p>
        </w:tc>
        <w:tc>
          <w:tcPr>
            <w:tcW w:w="4680" w:type="dxa"/>
            <w:tcBorders>
              <w:top w:val="single" w:sz="4" w:space="0" w:color="auto"/>
              <w:left w:val="nil"/>
              <w:bottom w:val="single" w:sz="4" w:space="0" w:color="auto"/>
              <w:right w:val="single" w:sz="4" w:space="0" w:color="auto"/>
            </w:tcBorders>
            <w:shd w:val="clear" w:color="000000" w:fill="ADADAD"/>
            <w:vAlign w:val="center"/>
            <w:hideMark/>
          </w:tcPr>
          <w:p w14:paraId="72E29E06" w14:textId="77777777" w:rsidR="00A6313E" w:rsidRPr="00A6313E" w:rsidRDefault="00A6313E" w:rsidP="000E5903">
            <w:pPr>
              <w:pStyle w:val="TF-TEXTO-QUADRO-Centralizado"/>
            </w:pPr>
            <w:r w:rsidRPr="00A6313E">
              <w:t>Critério de Inclusão</w:t>
            </w:r>
          </w:p>
        </w:tc>
        <w:tc>
          <w:tcPr>
            <w:tcW w:w="1240" w:type="dxa"/>
            <w:tcBorders>
              <w:top w:val="single" w:sz="4" w:space="0" w:color="auto"/>
              <w:left w:val="nil"/>
              <w:bottom w:val="single" w:sz="4" w:space="0" w:color="auto"/>
              <w:right w:val="nil"/>
            </w:tcBorders>
            <w:shd w:val="clear" w:color="000000" w:fill="ADADAD"/>
            <w:vAlign w:val="center"/>
            <w:hideMark/>
          </w:tcPr>
          <w:p w14:paraId="7AD533BA" w14:textId="77777777" w:rsidR="00A6313E" w:rsidRPr="00A6313E" w:rsidRDefault="00A6313E" w:rsidP="000E5903">
            <w:pPr>
              <w:pStyle w:val="TF-TEXTO-QUADRO-Centralizado"/>
            </w:pPr>
            <w:r w:rsidRPr="00A6313E">
              <w:t>Peso</w:t>
            </w:r>
          </w:p>
        </w:tc>
      </w:tr>
      <w:tr w:rsidR="00A6313E" w:rsidRPr="00A6313E" w14:paraId="0AAF6633" w14:textId="77777777" w:rsidTr="00341067">
        <w:trPr>
          <w:trHeight w:val="630"/>
          <w:jc w:val="center"/>
        </w:trPr>
        <w:tc>
          <w:tcPr>
            <w:tcW w:w="1080" w:type="dxa"/>
            <w:tcBorders>
              <w:top w:val="nil"/>
              <w:left w:val="nil"/>
              <w:bottom w:val="single" w:sz="4" w:space="0" w:color="auto"/>
              <w:right w:val="single" w:sz="4" w:space="0" w:color="auto"/>
            </w:tcBorders>
            <w:shd w:val="clear" w:color="auto" w:fill="auto"/>
            <w:vAlign w:val="center"/>
            <w:hideMark/>
          </w:tcPr>
          <w:p w14:paraId="6F57899B" w14:textId="77777777" w:rsidR="00A6313E" w:rsidRPr="00A6313E" w:rsidRDefault="00A6313E" w:rsidP="000E5903">
            <w:pPr>
              <w:pStyle w:val="TF-TEXTO-QUADRO-Centralizado"/>
            </w:pPr>
            <w:r w:rsidRPr="00A6313E">
              <w:t>CI1</w:t>
            </w:r>
          </w:p>
        </w:tc>
        <w:tc>
          <w:tcPr>
            <w:tcW w:w="4680" w:type="dxa"/>
            <w:tcBorders>
              <w:top w:val="nil"/>
              <w:left w:val="nil"/>
              <w:bottom w:val="single" w:sz="4" w:space="0" w:color="auto"/>
              <w:right w:val="single" w:sz="4" w:space="0" w:color="auto"/>
            </w:tcBorders>
            <w:shd w:val="clear" w:color="auto" w:fill="auto"/>
            <w:vAlign w:val="center"/>
            <w:hideMark/>
          </w:tcPr>
          <w:p w14:paraId="0C46EA76" w14:textId="77777777" w:rsidR="00A6313E" w:rsidRPr="00A6313E" w:rsidRDefault="00A6313E">
            <w:pPr>
              <w:pStyle w:val="TF-TEXTO-QUADRO-Centralizado"/>
              <w:jc w:val="both"/>
              <w:pPrChange w:id="170" w:author="Dalton Solano dos Reis" w:date="2024-12-06T17:32:00Z" w16du:dateUtc="2024-12-06T20:32:00Z">
                <w:pPr>
                  <w:pStyle w:val="TF-TEXTO-QUADRO-Centralizado"/>
                </w:pPr>
              </w:pPrChange>
            </w:pPr>
            <w:r w:rsidRPr="00A6313E">
              <w:t xml:space="preserve">Trabalhos que utilizam ontologias como Dublin Core ou CIDOC-CRM </w:t>
            </w:r>
          </w:p>
        </w:tc>
        <w:tc>
          <w:tcPr>
            <w:tcW w:w="1240" w:type="dxa"/>
            <w:tcBorders>
              <w:top w:val="nil"/>
              <w:left w:val="nil"/>
              <w:bottom w:val="single" w:sz="4" w:space="0" w:color="auto"/>
              <w:right w:val="nil"/>
            </w:tcBorders>
            <w:shd w:val="clear" w:color="auto" w:fill="auto"/>
            <w:vAlign w:val="center"/>
            <w:hideMark/>
          </w:tcPr>
          <w:p w14:paraId="179D5AC1" w14:textId="77777777" w:rsidR="00A6313E" w:rsidRPr="00A6313E" w:rsidRDefault="00A6313E" w:rsidP="000E5903">
            <w:pPr>
              <w:pStyle w:val="TF-TEXTO-QUADRO-Centralizado"/>
            </w:pPr>
            <w:r w:rsidRPr="00A6313E">
              <w:t>3</w:t>
            </w:r>
          </w:p>
        </w:tc>
      </w:tr>
      <w:tr w:rsidR="00A6313E" w:rsidRPr="00A6313E" w14:paraId="28710687" w14:textId="77777777" w:rsidTr="00341067">
        <w:trPr>
          <w:trHeight w:val="630"/>
          <w:jc w:val="center"/>
        </w:trPr>
        <w:tc>
          <w:tcPr>
            <w:tcW w:w="1080" w:type="dxa"/>
            <w:tcBorders>
              <w:top w:val="nil"/>
              <w:left w:val="nil"/>
              <w:bottom w:val="single" w:sz="4" w:space="0" w:color="auto"/>
              <w:right w:val="single" w:sz="4" w:space="0" w:color="auto"/>
            </w:tcBorders>
            <w:shd w:val="clear" w:color="auto" w:fill="auto"/>
            <w:vAlign w:val="center"/>
            <w:hideMark/>
          </w:tcPr>
          <w:p w14:paraId="05F05BF7" w14:textId="77777777" w:rsidR="00A6313E" w:rsidRPr="00A6313E" w:rsidRDefault="00A6313E" w:rsidP="000E5903">
            <w:pPr>
              <w:pStyle w:val="TF-TEXTO-QUADRO-Centralizado"/>
            </w:pPr>
            <w:r w:rsidRPr="00A6313E">
              <w:t>CI2</w:t>
            </w:r>
          </w:p>
        </w:tc>
        <w:tc>
          <w:tcPr>
            <w:tcW w:w="4680" w:type="dxa"/>
            <w:tcBorders>
              <w:top w:val="nil"/>
              <w:left w:val="nil"/>
              <w:bottom w:val="single" w:sz="4" w:space="0" w:color="auto"/>
              <w:right w:val="single" w:sz="4" w:space="0" w:color="auto"/>
            </w:tcBorders>
            <w:shd w:val="clear" w:color="auto" w:fill="auto"/>
            <w:vAlign w:val="center"/>
            <w:hideMark/>
          </w:tcPr>
          <w:p w14:paraId="7104D75D" w14:textId="77777777" w:rsidR="00A6313E" w:rsidRPr="00A6313E" w:rsidRDefault="00A6313E">
            <w:pPr>
              <w:pStyle w:val="TF-TEXTO-QUADRO-Centralizado"/>
              <w:jc w:val="both"/>
              <w:pPrChange w:id="171" w:author="Dalton Solano dos Reis" w:date="2024-12-06T17:32:00Z" w16du:dateUtc="2024-12-06T20:32:00Z">
                <w:pPr>
                  <w:pStyle w:val="TF-TEXTO-QUADRO-Centralizado"/>
                </w:pPr>
              </w:pPrChange>
            </w:pPr>
            <w:r w:rsidRPr="00A6313E">
              <w:t>Soluções relacionadas ao design de interfaces amigáveis</w:t>
            </w:r>
          </w:p>
        </w:tc>
        <w:tc>
          <w:tcPr>
            <w:tcW w:w="1240" w:type="dxa"/>
            <w:tcBorders>
              <w:top w:val="nil"/>
              <w:left w:val="nil"/>
              <w:bottom w:val="single" w:sz="4" w:space="0" w:color="auto"/>
              <w:right w:val="nil"/>
            </w:tcBorders>
            <w:shd w:val="clear" w:color="auto" w:fill="auto"/>
            <w:vAlign w:val="center"/>
            <w:hideMark/>
          </w:tcPr>
          <w:p w14:paraId="61C6F34F" w14:textId="77777777" w:rsidR="00A6313E" w:rsidRPr="00A6313E" w:rsidRDefault="00A6313E" w:rsidP="000E5903">
            <w:pPr>
              <w:pStyle w:val="TF-TEXTO-QUADRO-Centralizado"/>
            </w:pPr>
            <w:r w:rsidRPr="00A6313E">
              <w:t>2</w:t>
            </w:r>
          </w:p>
        </w:tc>
      </w:tr>
      <w:tr w:rsidR="00A6313E" w:rsidRPr="00A6313E" w14:paraId="6C0F2E29" w14:textId="77777777" w:rsidTr="00341067">
        <w:trPr>
          <w:trHeight w:val="315"/>
          <w:jc w:val="center"/>
        </w:trPr>
        <w:tc>
          <w:tcPr>
            <w:tcW w:w="1080" w:type="dxa"/>
            <w:tcBorders>
              <w:top w:val="nil"/>
              <w:left w:val="nil"/>
              <w:bottom w:val="single" w:sz="4" w:space="0" w:color="auto"/>
              <w:right w:val="single" w:sz="4" w:space="0" w:color="auto"/>
            </w:tcBorders>
            <w:shd w:val="clear" w:color="auto" w:fill="auto"/>
            <w:vAlign w:val="center"/>
            <w:hideMark/>
          </w:tcPr>
          <w:p w14:paraId="131420F1" w14:textId="77777777" w:rsidR="00A6313E" w:rsidRPr="00A6313E" w:rsidRDefault="00A6313E" w:rsidP="000E5903">
            <w:pPr>
              <w:pStyle w:val="TF-TEXTO-QUADRO-Centralizado"/>
            </w:pPr>
            <w:r w:rsidRPr="00A6313E">
              <w:t>CI3</w:t>
            </w:r>
          </w:p>
        </w:tc>
        <w:tc>
          <w:tcPr>
            <w:tcW w:w="4680" w:type="dxa"/>
            <w:tcBorders>
              <w:top w:val="nil"/>
              <w:left w:val="nil"/>
              <w:bottom w:val="single" w:sz="4" w:space="0" w:color="auto"/>
              <w:right w:val="single" w:sz="4" w:space="0" w:color="auto"/>
            </w:tcBorders>
            <w:shd w:val="clear" w:color="auto" w:fill="auto"/>
            <w:vAlign w:val="center"/>
            <w:hideMark/>
          </w:tcPr>
          <w:p w14:paraId="0640845D" w14:textId="77777777" w:rsidR="00A6313E" w:rsidRPr="00A6313E" w:rsidRDefault="00A6313E">
            <w:pPr>
              <w:pStyle w:val="TF-TEXTO-QUADRO-Centralizado"/>
              <w:jc w:val="both"/>
              <w:pPrChange w:id="172" w:author="Dalton Solano dos Reis" w:date="2024-12-06T17:32:00Z" w16du:dateUtc="2024-12-06T20:32:00Z">
                <w:pPr>
                  <w:pStyle w:val="TF-TEXTO-QUADRO-Centralizado"/>
                </w:pPr>
              </w:pPrChange>
            </w:pPr>
            <w:r w:rsidRPr="00A6313E">
              <w:t xml:space="preserve">Estudos sobre preservação digital em museus </w:t>
            </w:r>
          </w:p>
        </w:tc>
        <w:tc>
          <w:tcPr>
            <w:tcW w:w="1240" w:type="dxa"/>
            <w:tcBorders>
              <w:top w:val="nil"/>
              <w:left w:val="nil"/>
              <w:bottom w:val="single" w:sz="4" w:space="0" w:color="auto"/>
              <w:right w:val="nil"/>
            </w:tcBorders>
            <w:shd w:val="clear" w:color="auto" w:fill="auto"/>
            <w:vAlign w:val="center"/>
            <w:hideMark/>
          </w:tcPr>
          <w:p w14:paraId="742289D9" w14:textId="77777777" w:rsidR="00A6313E" w:rsidRPr="00A6313E" w:rsidRDefault="00A6313E" w:rsidP="000E5903">
            <w:pPr>
              <w:pStyle w:val="TF-TEXTO-QUADRO-Centralizado"/>
            </w:pPr>
            <w:r w:rsidRPr="00A6313E">
              <w:t>2</w:t>
            </w:r>
          </w:p>
        </w:tc>
      </w:tr>
      <w:tr w:rsidR="00A6313E" w:rsidRPr="00A6313E" w14:paraId="6D1323DF" w14:textId="77777777" w:rsidTr="00341067">
        <w:trPr>
          <w:trHeight w:val="315"/>
          <w:jc w:val="center"/>
        </w:trPr>
        <w:tc>
          <w:tcPr>
            <w:tcW w:w="1080" w:type="dxa"/>
            <w:tcBorders>
              <w:top w:val="nil"/>
              <w:left w:val="nil"/>
              <w:bottom w:val="single" w:sz="4" w:space="0" w:color="auto"/>
              <w:right w:val="single" w:sz="4" w:space="0" w:color="auto"/>
            </w:tcBorders>
            <w:shd w:val="clear" w:color="auto" w:fill="auto"/>
            <w:vAlign w:val="center"/>
            <w:hideMark/>
          </w:tcPr>
          <w:p w14:paraId="1D6ABD21" w14:textId="77777777" w:rsidR="00A6313E" w:rsidRPr="00A6313E" w:rsidRDefault="00A6313E" w:rsidP="000E5903">
            <w:pPr>
              <w:pStyle w:val="TF-TEXTO-QUADRO-Centralizado"/>
            </w:pPr>
            <w:r w:rsidRPr="00A6313E">
              <w:t>CI4</w:t>
            </w:r>
          </w:p>
        </w:tc>
        <w:tc>
          <w:tcPr>
            <w:tcW w:w="4680" w:type="dxa"/>
            <w:tcBorders>
              <w:top w:val="nil"/>
              <w:left w:val="nil"/>
              <w:bottom w:val="single" w:sz="4" w:space="0" w:color="auto"/>
              <w:right w:val="single" w:sz="4" w:space="0" w:color="auto"/>
            </w:tcBorders>
            <w:shd w:val="clear" w:color="auto" w:fill="auto"/>
            <w:vAlign w:val="center"/>
            <w:hideMark/>
          </w:tcPr>
          <w:p w14:paraId="22E65390" w14:textId="77777777" w:rsidR="00A6313E" w:rsidRPr="00A6313E" w:rsidRDefault="00A6313E">
            <w:pPr>
              <w:pStyle w:val="TF-TEXTO-QUADRO-Centralizado"/>
              <w:jc w:val="both"/>
              <w:pPrChange w:id="173" w:author="Dalton Solano dos Reis" w:date="2024-12-06T17:32:00Z" w16du:dateUtc="2024-12-06T20:32:00Z">
                <w:pPr>
                  <w:pStyle w:val="TF-TEXTO-QUADRO-Centralizado"/>
                </w:pPr>
              </w:pPrChange>
            </w:pPr>
            <w:r w:rsidRPr="00A6313E">
              <w:t xml:space="preserve">Publicações realizadas entre 2008 e 2024 </w:t>
            </w:r>
          </w:p>
        </w:tc>
        <w:tc>
          <w:tcPr>
            <w:tcW w:w="1240" w:type="dxa"/>
            <w:tcBorders>
              <w:top w:val="nil"/>
              <w:left w:val="nil"/>
              <w:bottom w:val="single" w:sz="4" w:space="0" w:color="auto"/>
              <w:right w:val="nil"/>
            </w:tcBorders>
            <w:shd w:val="clear" w:color="auto" w:fill="auto"/>
            <w:vAlign w:val="center"/>
            <w:hideMark/>
          </w:tcPr>
          <w:p w14:paraId="7920741B" w14:textId="77777777" w:rsidR="00A6313E" w:rsidRPr="00A6313E" w:rsidRDefault="00A6313E" w:rsidP="000E5903">
            <w:pPr>
              <w:pStyle w:val="TF-TEXTO-QUADRO-Centralizado"/>
            </w:pPr>
            <w:r w:rsidRPr="00A6313E">
              <w:t>1</w:t>
            </w:r>
          </w:p>
        </w:tc>
      </w:tr>
      <w:tr w:rsidR="00A6313E" w:rsidRPr="00A6313E" w14:paraId="6EFA2676" w14:textId="77777777" w:rsidTr="00341067">
        <w:trPr>
          <w:trHeight w:val="630"/>
          <w:jc w:val="center"/>
        </w:trPr>
        <w:tc>
          <w:tcPr>
            <w:tcW w:w="1080" w:type="dxa"/>
            <w:tcBorders>
              <w:top w:val="nil"/>
              <w:left w:val="nil"/>
              <w:bottom w:val="single" w:sz="4" w:space="0" w:color="auto"/>
              <w:right w:val="single" w:sz="4" w:space="0" w:color="auto"/>
            </w:tcBorders>
            <w:shd w:val="clear" w:color="auto" w:fill="auto"/>
            <w:vAlign w:val="center"/>
            <w:hideMark/>
          </w:tcPr>
          <w:p w14:paraId="125409CA" w14:textId="77777777" w:rsidR="00A6313E" w:rsidRPr="00A6313E" w:rsidRDefault="00A6313E" w:rsidP="000E5903">
            <w:pPr>
              <w:pStyle w:val="TF-TEXTO-QUADRO-Centralizado"/>
            </w:pPr>
            <w:r w:rsidRPr="00A6313E">
              <w:t>CI5</w:t>
            </w:r>
          </w:p>
        </w:tc>
        <w:tc>
          <w:tcPr>
            <w:tcW w:w="4680" w:type="dxa"/>
            <w:tcBorders>
              <w:top w:val="nil"/>
              <w:left w:val="nil"/>
              <w:bottom w:val="single" w:sz="4" w:space="0" w:color="auto"/>
              <w:right w:val="single" w:sz="4" w:space="0" w:color="auto"/>
            </w:tcBorders>
            <w:shd w:val="clear" w:color="auto" w:fill="auto"/>
            <w:vAlign w:val="center"/>
            <w:hideMark/>
          </w:tcPr>
          <w:p w14:paraId="3D0853E3" w14:textId="77777777" w:rsidR="00A6313E" w:rsidRPr="00A6313E" w:rsidRDefault="00A6313E">
            <w:pPr>
              <w:pStyle w:val="TF-TEXTO-QUADRO-Centralizado"/>
              <w:jc w:val="both"/>
              <w:pPrChange w:id="174" w:author="Dalton Solano dos Reis" w:date="2024-12-06T17:32:00Z" w16du:dateUtc="2024-12-06T20:32:00Z">
                <w:pPr>
                  <w:pStyle w:val="TF-TEXTO-QUADRO-Centralizado"/>
                </w:pPr>
              </w:pPrChange>
            </w:pPr>
            <w:r w:rsidRPr="00A6313E">
              <w:t>Implementações práticas em sistemas de acervos digitais</w:t>
            </w:r>
          </w:p>
        </w:tc>
        <w:tc>
          <w:tcPr>
            <w:tcW w:w="1240" w:type="dxa"/>
            <w:tcBorders>
              <w:top w:val="nil"/>
              <w:left w:val="nil"/>
              <w:bottom w:val="single" w:sz="4" w:space="0" w:color="auto"/>
              <w:right w:val="nil"/>
            </w:tcBorders>
            <w:shd w:val="clear" w:color="auto" w:fill="auto"/>
            <w:vAlign w:val="center"/>
            <w:hideMark/>
          </w:tcPr>
          <w:p w14:paraId="03870C93" w14:textId="77777777" w:rsidR="00A6313E" w:rsidRPr="00A6313E" w:rsidRDefault="00A6313E" w:rsidP="000E5903">
            <w:pPr>
              <w:pStyle w:val="TF-TEXTO-QUADRO-Centralizado"/>
            </w:pPr>
            <w:r w:rsidRPr="00A6313E">
              <w:t>3</w:t>
            </w:r>
          </w:p>
        </w:tc>
      </w:tr>
    </w:tbl>
    <w:p w14:paraId="2EC1E912" w14:textId="4EC67530" w:rsidR="00A6313E" w:rsidRDefault="00341067" w:rsidP="00341067">
      <w:pPr>
        <w:pStyle w:val="TF-FONTE"/>
      </w:pPr>
      <w:r>
        <w:t xml:space="preserve">Fonte: </w:t>
      </w:r>
      <w:r w:rsidR="008F070C">
        <w:t>e</w:t>
      </w:r>
      <w:r>
        <w:t>laborad</w:t>
      </w:r>
      <w:r w:rsidR="008F070C">
        <w:t>o</w:t>
      </w:r>
      <w:r>
        <w:t xml:space="preserve"> pelos autores (2024).</w:t>
      </w:r>
    </w:p>
    <w:p w14:paraId="6D775B3B" w14:textId="53DBEB7A" w:rsidR="000C0A59" w:rsidRDefault="00341067" w:rsidP="00E107CB">
      <w:pPr>
        <w:pStyle w:val="TF-TEXTO"/>
      </w:pPr>
      <w:del w:id="175" w:author="Dalton Solano dos Reis" w:date="2024-12-06T17:32:00Z" w16du:dateUtc="2024-12-06T20:32:00Z">
        <w:r w:rsidDel="00935AEC">
          <w:tab/>
        </w:r>
        <w:r w:rsidR="00D34ABA" w:rsidDel="00935AEC">
          <w:delText>Em</w:delText>
        </w:r>
        <w:r w:rsidDel="00935AEC">
          <w:delText xml:space="preserve"> nossa</w:delText>
        </w:r>
      </w:del>
      <w:ins w:id="176" w:author="Dalton Solano dos Reis" w:date="2024-12-06T17:32:00Z" w16du:dateUtc="2024-12-06T20:32:00Z">
        <w:r w:rsidR="00935AEC">
          <w:t>Na</w:t>
        </w:r>
      </w:ins>
      <w:r>
        <w:t xml:space="preserve"> metodologia de pesquisa</w:t>
      </w:r>
      <w:ins w:id="177" w:author="Dalton Solano dos Reis" w:date="2024-12-06T17:33:00Z" w16du:dateUtc="2024-12-06T20:33:00Z">
        <w:r w:rsidR="00935AEC">
          <w:t xml:space="preserve"> utilizada </w:t>
        </w:r>
      </w:ins>
      <w:del w:id="178" w:author="Dalton Solano dos Reis" w:date="2024-12-06T17:33:00Z" w16du:dateUtc="2024-12-06T20:33:00Z">
        <w:r w:rsidDel="00935AEC">
          <w:delText>, desconsideramos</w:delText>
        </w:r>
      </w:del>
      <w:ins w:id="179" w:author="Dalton Solano dos Reis" w:date="2024-12-06T17:33:00Z" w16du:dateUtc="2024-12-06T20:33:00Z">
        <w:r w:rsidR="00935AEC">
          <w:t>se desconsiderou</w:t>
        </w:r>
      </w:ins>
      <w:r>
        <w:t xml:space="preserve"> os estudos sem texto completo disponível ou de acesso restrito, trabalhos fora do escopo temático ou estudos exclusivamente teóricos, publicações anteriores a 2008, que poderiam não refletir práticas e tecnologias atuais e estudos duplicados ou redundantes</w:t>
      </w:r>
      <w:r w:rsidR="00ED36FD">
        <w:t>, ou seja, esses foram os critérios de exclusão.</w:t>
      </w:r>
      <w:r>
        <w:t xml:space="preserve"> Cada estudo foi avaliado </w:t>
      </w:r>
      <w:r w:rsidR="00ED36FD">
        <w:t>através da análise de títulos e resumos, que abrange uma filtragem inicial para eliminar estudos irrelevantes, a leitura diagonal, para identificação de aspectos-chave, como metodologias e tecnologias aplicadas e a leitura completa, que consiste na avaliação detalhada com aplicação de pontuações baseadas nos critérios de inclusão.</w:t>
      </w:r>
    </w:p>
    <w:p w14:paraId="656FE88A" w14:textId="25434373" w:rsidR="00E107CB" w:rsidRDefault="00E107CB" w:rsidP="00E107CB">
      <w:pPr>
        <w:pStyle w:val="TF-LEGENDA"/>
      </w:pPr>
      <w:bookmarkStart w:id="180" w:name="_Ref184117986"/>
      <w:r>
        <w:lastRenderedPageBreak/>
        <w:t xml:space="preserve">Quadro </w:t>
      </w:r>
      <w:fldSimple w:instr=" SEQ Quadro \* ARABIC ">
        <w:r w:rsidR="00876393">
          <w:rPr>
            <w:noProof/>
          </w:rPr>
          <w:t>1</w:t>
        </w:r>
      </w:fldSimple>
      <w:bookmarkEnd w:id="180"/>
      <w:r>
        <w:t xml:space="preserve"> - </w:t>
      </w:r>
      <w:r w:rsidRPr="000C0A59">
        <w:t>Síntese dos trabalhos correlatos selecionados</w:t>
      </w:r>
    </w:p>
    <w:tbl>
      <w:tblPr>
        <w:tblW w:w="9960" w:type="dxa"/>
        <w:jc w:val="center"/>
        <w:tblCellMar>
          <w:left w:w="70" w:type="dxa"/>
          <w:right w:w="70" w:type="dxa"/>
        </w:tblCellMar>
        <w:tblLook w:val="04A0" w:firstRow="1" w:lastRow="0" w:firstColumn="1" w:lastColumn="0" w:noHBand="0" w:noVBand="1"/>
      </w:tblPr>
      <w:tblGrid>
        <w:gridCol w:w="2603"/>
        <w:gridCol w:w="995"/>
        <w:gridCol w:w="1851"/>
        <w:gridCol w:w="1893"/>
        <w:gridCol w:w="1398"/>
        <w:gridCol w:w="1220"/>
      </w:tblGrid>
      <w:tr w:rsidR="007E3F5D" w:rsidRPr="007E3F5D" w14:paraId="070F3084" w14:textId="77777777" w:rsidTr="000E5903">
        <w:trPr>
          <w:trHeight w:val="630"/>
          <w:jc w:val="center"/>
        </w:trPr>
        <w:tc>
          <w:tcPr>
            <w:tcW w:w="2603" w:type="dxa"/>
            <w:tcBorders>
              <w:top w:val="single" w:sz="4" w:space="0" w:color="auto"/>
              <w:left w:val="single" w:sz="4" w:space="0" w:color="auto"/>
              <w:bottom w:val="single" w:sz="4" w:space="0" w:color="auto"/>
              <w:right w:val="single" w:sz="4" w:space="0" w:color="auto"/>
            </w:tcBorders>
            <w:shd w:val="clear" w:color="000000" w:fill="ADADAD"/>
            <w:vAlign w:val="center"/>
            <w:hideMark/>
          </w:tcPr>
          <w:p w14:paraId="5B0DA52D" w14:textId="77777777" w:rsidR="007E3F5D" w:rsidRPr="007E3F5D" w:rsidRDefault="007E3F5D" w:rsidP="007E3F5D">
            <w:pPr>
              <w:keepNext w:val="0"/>
              <w:keepLines w:val="0"/>
              <w:jc w:val="center"/>
              <w:rPr>
                <w:b/>
                <w:bCs/>
                <w:color w:val="000000"/>
              </w:rPr>
            </w:pPr>
            <w:r w:rsidRPr="007E3F5D">
              <w:rPr>
                <w:b/>
                <w:bCs/>
                <w:color w:val="000000"/>
              </w:rPr>
              <w:t>Assunto</w:t>
            </w:r>
          </w:p>
        </w:tc>
        <w:tc>
          <w:tcPr>
            <w:tcW w:w="995" w:type="dxa"/>
            <w:tcBorders>
              <w:top w:val="single" w:sz="4" w:space="0" w:color="auto"/>
              <w:left w:val="nil"/>
              <w:bottom w:val="single" w:sz="4" w:space="0" w:color="auto"/>
              <w:right w:val="single" w:sz="4" w:space="0" w:color="auto"/>
            </w:tcBorders>
            <w:shd w:val="clear" w:color="000000" w:fill="ADADAD"/>
            <w:vAlign w:val="center"/>
            <w:hideMark/>
          </w:tcPr>
          <w:p w14:paraId="35868C56" w14:textId="77777777" w:rsidR="007E3F5D" w:rsidRPr="007E3F5D" w:rsidRDefault="007E3F5D" w:rsidP="007E3F5D">
            <w:pPr>
              <w:keepNext w:val="0"/>
              <w:keepLines w:val="0"/>
              <w:jc w:val="center"/>
              <w:rPr>
                <w:b/>
                <w:bCs/>
                <w:color w:val="000000"/>
              </w:rPr>
            </w:pPr>
            <w:r w:rsidRPr="007E3F5D">
              <w:rPr>
                <w:b/>
                <w:bCs/>
                <w:color w:val="000000"/>
              </w:rPr>
              <w:t>Tipo RL</w:t>
            </w:r>
          </w:p>
        </w:tc>
        <w:tc>
          <w:tcPr>
            <w:tcW w:w="1851" w:type="dxa"/>
            <w:tcBorders>
              <w:top w:val="single" w:sz="4" w:space="0" w:color="auto"/>
              <w:left w:val="nil"/>
              <w:bottom w:val="single" w:sz="4" w:space="0" w:color="auto"/>
              <w:right w:val="single" w:sz="4" w:space="0" w:color="auto"/>
            </w:tcBorders>
            <w:shd w:val="clear" w:color="000000" w:fill="ADADAD"/>
            <w:vAlign w:val="center"/>
            <w:hideMark/>
          </w:tcPr>
          <w:p w14:paraId="05C282AE" w14:textId="77777777" w:rsidR="007E3F5D" w:rsidRPr="007E3F5D" w:rsidRDefault="007E3F5D" w:rsidP="007E3F5D">
            <w:pPr>
              <w:keepNext w:val="0"/>
              <w:keepLines w:val="0"/>
              <w:jc w:val="center"/>
              <w:rPr>
                <w:b/>
                <w:bCs/>
                <w:color w:val="000000"/>
              </w:rPr>
            </w:pPr>
            <w:r w:rsidRPr="007E3F5D">
              <w:rPr>
                <w:b/>
                <w:bCs/>
                <w:color w:val="000000"/>
              </w:rPr>
              <w:t>Local</w:t>
            </w:r>
          </w:p>
        </w:tc>
        <w:tc>
          <w:tcPr>
            <w:tcW w:w="1893" w:type="dxa"/>
            <w:tcBorders>
              <w:top w:val="single" w:sz="4" w:space="0" w:color="auto"/>
              <w:left w:val="nil"/>
              <w:bottom w:val="single" w:sz="4" w:space="0" w:color="auto"/>
              <w:right w:val="single" w:sz="4" w:space="0" w:color="auto"/>
            </w:tcBorders>
            <w:shd w:val="clear" w:color="000000" w:fill="ADADAD"/>
            <w:vAlign w:val="center"/>
            <w:hideMark/>
          </w:tcPr>
          <w:p w14:paraId="121C12F9" w14:textId="77777777" w:rsidR="007E3F5D" w:rsidRPr="007E3F5D" w:rsidRDefault="007E3F5D" w:rsidP="007E3F5D">
            <w:pPr>
              <w:keepNext w:val="0"/>
              <w:keepLines w:val="0"/>
              <w:jc w:val="center"/>
              <w:rPr>
                <w:b/>
                <w:bCs/>
                <w:color w:val="000000"/>
              </w:rPr>
            </w:pPr>
            <w:r w:rsidRPr="007E3F5D">
              <w:rPr>
                <w:b/>
                <w:bCs/>
                <w:color w:val="000000"/>
              </w:rPr>
              <w:t>Filtro (</w:t>
            </w:r>
            <w:proofErr w:type="spellStart"/>
            <w:r w:rsidRPr="007E3F5D">
              <w:rPr>
                <w:b/>
                <w:bCs/>
                <w:color w:val="000000"/>
              </w:rPr>
              <w:t>String</w:t>
            </w:r>
            <w:proofErr w:type="spellEnd"/>
            <w:r w:rsidRPr="007E3F5D">
              <w:rPr>
                <w:b/>
                <w:bCs/>
                <w:color w:val="000000"/>
              </w:rPr>
              <w:t xml:space="preserve"> de Busca)</w:t>
            </w:r>
          </w:p>
        </w:tc>
        <w:tc>
          <w:tcPr>
            <w:tcW w:w="1398" w:type="dxa"/>
            <w:tcBorders>
              <w:top w:val="single" w:sz="4" w:space="0" w:color="auto"/>
              <w:left w:val="nil"/>
              <w:bottom w:val="single" w:sz="4" w:space="0" w:color="auto"/>
              <w:right w:val="single" w:sz="4" w:space="0" w:color="auto"/>
            </w:tcBorders>
            <w:shd w:val="clear" w:color="000000" w:fill="ADADAD"/>
            <w:vAlign w:val="center"/>
            <w:hideMark/>
          </w:tcPr>
          <w:p w14:paraId="5A10920D" w14:textId="77777777" w:rsidR="007E3F5D" w:rsidRPr="007E3F5D" w:rsidRDefault="007E3F5D" w:rsidP="007E3F5D">
            <w:pPr>
              <w:keepNext w:val="0"/>
              <w:keepLines w:val="0"/>
              <w:jc w:val="center"/>
              <w:rPr>
                <w:b/>
                <w:bCs/>
                <w:color w:val="000000"/>
              </w:rPr>
            </w:pPr>
            <w:r w:rsidRPr="007E3F5D">
              <w:rPr>
                <w:b/>
                <w:bCs/>
                <w:color w:val="000000"/>
              </w:rPr>
              <w:t>Referência</w:t>
            </w:r>
          </w:p>
        </w:tc>
        <w:tc>
          <w:tcPr>
            <w:tcW w:w="1220" w:type="dxa"/>
            <w:tcBorders>
              <w:top w:val="single" w:sz="4" w:space="0" w:color="auto"/>
              <w:left w:val="nil"/>
              <w:bottom w:val="single" w:sz="4" w:space="0" w:color="auto"/>
              <w:right w:val="single" w:sz="4" w:space="0" w:color="auto"/>
            </w:tcBorders>
            <w:shd w:val="clear" w:color="000000" w:fill="ADADAD"/>
            <w:vAlign w:val="center"/>
            <w:hideMark/>
          </w:tcPr>
          <w:p w14:paraId="48BFF462" w14:textId="77777777" w:rsidR="007E3F5D" w:rsidRPr="007E3F5D" w:rsidRDefault="007E3F5D" w:rsidP="007E3F5D">
            <w:pPr>
              <w:keepNext w:val="0"/>
              <w:keepLines w:val="0"/>
              <w:jc w:val="center"/>
              <w:rPr>
                <w:b/>
                <w:bCs/>
                <w:color w:val="000000"/>
              </w:rPr>
            </w:pPr>
            <w:r w:rsidRPr="007E3F5D">
              <w:rPr>
                <w:b/>
                <w:bCs/>
                <w:color w:val="000000"/>
              </w:rPr>
              <w:t>Pontuação</w:t>
            </w:r>
          </w:p>
        </w:tc>
      </w:tr>
      <w:tr w:rsidR="007E3F5D" w:rsidRPr="007E3F5D" w14:paraId="01792744" w14:textId="77777777" w:rsidTr="000E5903">
        <w:trPr>
          <w:trHeight w:val="945"/>
          <w:jc w:val="center"/>
        </w:trPr>
        <w:tc>
          <w:tcPr>
            <w:tcW w:w="2603" w:type="dxa"/>
            <w:tcBorders>
              <w:top w:val="nil"/>
              <w:left w:val="single" w:sz="4" w:space="0" w:color="auto"/>
              <w:bottom w:val="single" w:sz="4" w:space="0" w:color="auto"/>
              <w:right w:val="single" w:sz="4" w:space="0" w:color="auto"/>
            </w:tcBorders>
            <w:shd w:val="clear" w:color="auto" w:fill="auto"/>
            <w:vAlign w:val="center"/>
            <w:hideMark/>
          </w:tcPr>
          <w:p w14:paraId="6CC4F46B" w14:textId="77777777" w:rsidR="007E3F5D" w:rsidRPr="007E3F5D" w:rsidRDefault="007E3F5D">
            <w:pPr>
              <w:keepNext w:val="0"/>
              <w:keepLines w:val="0"/>
              <w:jc w:val="both"/>
              <w:rPr>
                <w:color w:val="000000"/>
              </w:rPr>
              <w:pPrChange w:id="181" w:author="Dalton Solano dos Reis" w:date="2024-12-06T17:34:00Z" w16du:dateUtc="2024-12-06T20:34:00Z">
                <w:pPr>
                  <w:keepNext w:val="0"/>
                  <w:keepLines w:val="0"/>
                  <w:jc w:val="center"/>
                </w:pPr>
              </w:pPrChange>
            </w:pPr>
            <w:r w:rsidRPr="007E3F5D">
              <w:rPr>
                <w:color w:val="000000"/>
              </w:rPr>
              <w:t xml:space="preserve">Design de interfaces para acervos digitais </w:t>
            </w:r>
          </w:p>
        </w:tc>
        <w:tc>
          <w:tcPr>
            <w:tcW w:w="995" w:type="dxa"/>
            <w:tcBorders>
              <w:top w:val="nil"/>
              <w:left w:val="nil"/>
              <w:bottom w:val="single" w:sz="4" w:space="0" w:color="auto"/>
              <w:right w:val="single" w:sz="4" w:space="0" w:color="auto"/>
            </w:tcBorders>
            <w:shd w:val="clear" w:color="auto" w:fill="auto"/>
            <w:vAlign w:val="center"/>
            <w:hideMark/>
          </w:tcPr>
          <w:p w14:paraId="5AE19D1D" w14:textId="77777777" w:rsidR="007E3F5D" w:rsidRPr="007E3F5D" w:rsidRDefault="007E3F5D" w:rsidP="007E3F5D">
            <w:pPr>
              <w:keepNext w:val="0"/>
              <w:keepLines w:val="0"/>
              <w:jc w:val="center"/>
              <w:rPr>
                <w:color w:val="000000"/>
              </w:rPr>
            </w:pPr>
            <w:r w:rsidRPr="007E3F5D">
              <w:rPr>
                <w:color w:val="000000"/>
              </w:rPr>
              <w:t>RSL</w:t>
            </w:r>
          </w:p>
        </w:tc>
        <w:tc>
          <w:tcPr>
            <w:tcW w:w="1851" w:type="dxa"/>
            <w:tcBorders>
              <w:top w:val="nil"/>
              <w:left w:val="nil"/>
              <w:bottom w:val="single" w:sz="4" w:space="0" w:color="auto"/>
              <w:right w:val="single" w:sz="4" w:space="0" w:color="auto"/>
            </w:tcBorders>
            <w:shd w:val="clear" w:color="auto" w:fill="auto"/>
            <w:vAlign w:val="center"/>
            <w:hideMark/>
          </w:tcPr>
          <w:p w14:paraId="1C553F46" w14:textId="77777777" w:rsidR="007E3F5D" w:rsidRPr="007E3F5D" w:rsidRDefault="007E3F5D" w:rsidP="007E3F5D">
            <w:pPr>
              <w:keepNext w:val="0"/>
              <w:keepLines w:val="0"/>
              <w:jc w:val="center"/>
              <w:rPr>
                <w:color w:val="000000"/>
              </w:rPr>
            </w:pPr>
            <w:r w:rsidRPr="007E3F5D">
              <w:rPr>
                <w:color w:val="000000"/>
              </w:rPr>
              <w:t>Google Acadêmico</w:t>
            </w:r>
          </w:p>
        </w:tc>
        <w:tc>
          <w:tcPr>
            <w:tcW w:w="1893" w:type="dxa"/>
            <w:tcBorders>
              <w:top w:val="nil"/>
              <w:left w:val="nil"/>
              <w:bottom w:val="single" w:sz="4" w:space="0" w:color="auto"/>
              <w:right w:val="single" w:sz="4" w:space="0" w:color="auto"/>
            </w:tcBorders>
            <w:shd w:val="clear" w:color="auto" w:fill="auto"/>
            <w:vAlign w:val="center"/>
            <w:hideMark/>
          </w:tcPr>
          <w:p w14:paraId="0D691CD3" w14:textId="77777777" w:rsidR="007E3F5D" w:rsidRPr="007E3F5D" w:rsidRDefault="007E3F5D" w:rsidP="007E3F5D">
            <w:pPr>
              <w:keepNext w:val="0"/>
              <w:keepLines w:val="0"/>
              <w:jc w:val="center"/>
              <w:rPr>
                <w:color w:val="000000"/>
              </w:rPr>
            </w:pPr>
            <w:r w:rsidRPr="007E3F5D">
              <w:rPr>
                <w:color w:val="000000"/>
              </w:rPr>
              <w:t>"acervos digitais" AND "design de interfaces"</w:t>
            </w:r>
          </w:p>
        </w:tc>
        <w:tc>
          <w:tcPr>
            <w:tcW w:w="1398" w:type="dxa"/>
            <w:tcBorders>
              <w:top w:val="nil"/>
              <w:left w:val="nil"/>
              <w:bottom w:val="single" w:sz="4" w:space="0" w:color="auto"/>
              <w:right w:val="single" w:sz="4" w:space="0" w:color="auto"/>
            </w:tcBorders>
            <w:shd w:val="clear" w:color="auto" w:fill="auto"/>
            <w:vAlign w:val="center"/>
            <w:hideMark/>
          </w:tcPr>
          <w:p w14:paraId="14838D91" w14:textId="77777777" w:rsidR="007E3F5D" w:rsidRPr="007E3F5D" w:rsidRDefault="007E3F5D" w:rsidP="007E3F5D">
            <w:pPr>
              <w:keepNext w:val="0"/>
              <w:keepLines w:val="0"/>
              <w:jc w:val="center"/>
              <w:rPr>
                <w:color w:val="000000"/>
              </w:rPr>
            </w:pPr>
            <w:r w:rsidRPr="007E3F5D">
              <w:rPr>
                <w:color w:val="000000"/>
              </w:rPr>
              <w:t>Souza e Silva (2023)</w:t>
            </w:r>
          </w:p>
        </w:tc>
        <w:tc>
          <w:tcPr>
            <w:tcW w:w="1220" w:type="dxa"/>
            <w:tcBorders>
              <w:top w:val="nil"/>
              <w:left w:val="nil"/>
              <w:bottom w:val="single" w:sz="4" w:space="0" w:color="auto"/>
              <w:right w:val="single" w:sz="4" w:space="0" w:color="auto"/>
            </w:tcBorders>
            <w:shd w:val="clear" w:color="auto" w:fill="auto"/>
            <w:vAlign w:val="center"/>
            <w:hideMark/>
          </w:tcPr>
          <w:p w14:paraId="15DAAF06" w14:textId="77777777" w:rsidR="007E3F5D" w:rsidRPr="007E3F5D" w:rsidRDefault="007E3F5D" w:rsidP="007E3F5D">
            <w:pPr>
              <w:keepNext w:val="0"/>
              <w:keepLines w:val="0"/>
              <w:jc w:val="center"/>
              <w:rPr>
                <w:color w:val="000000"/>
              </w:rPr>
            </w:pPr>
            <w:r w:rsidRPr="007E3F5D">
              <w:rPr>
                <w:color w:val="000000"/>
              </w:rPr>
              <w:t>9</w:t>
            </w:r>
          </w:p>
        </w:tc>
      </w:tr>
      <w:tr w:rsidR="007E3F5D" w:rsidRPr="007E3F5D" w14:paraId="2DD464E3" w14:textId="77777777" w:rsidTr="000E5903">
        <w:trPr>
          <w:trHeight w:val="945"/>
          <w:jc w:val="center"/>
        </w:trPr>
        <w:tc>
          <w:tcPr>
            <w:tcW w:w="2603" w:type="dxa"/>
            <w:tcBorders>
              <w:top w:val="nil"/>
              <w:left w:val="single" w:sz="4" w:space="0" w:color="auto"/>
              <w:bottom w:val="single" w:sz="4" w:space="0" w:color="auto"/>
              <w:right w:val="single" w:sz="4" w:space="0" w:color="auto"/>
            </w:tcBorders>
            <w:shd w:val="clear" w:color="auto" w:fill="auto"/>
            <w:vAlign w:val="center"/>
            <w:hideMark/>
          </w:tcPr>
          <w:p w14:paraId="1FE40404" w14:textId="77777777" w:rsidR="007E3F5D" w:rsidRPr="007E3F5D" w:rsidRDefault="007E3F5D">
            <w:pPr>
              <w:keepNext w:val="0"/>
              <w:keepLines w:val="0"/>
              <w:jc w:val="both"/>
              <w:rPr>
                <w:color w:val="000000"/>
              </w:rPr>
              <w:pPrChange w:id="182" w:author="Dalton Solano dos Reis" w:date="2024-12-06T17:34:00Z" w16du:dateUtc="2024-12-06T20:34:00Z">
                <w:pPr>
                  <w:keepNext w:val="0"/>
                  <w:keepLines w:val="0"/>
                  <w:jc w:val="center"/>
                </w:pPr>
              </w:pPrChange>
            </w:pPr>
            <w:r w:rsidRPr="007E3F5D">
              <w:rPr>
                <w:color w:val="000000"/>
              </w:rPr>
              <w:t>Preservação digital em redes cooperativas</w:t>
            </w:r>
          </w:p>
        </w:tc>
        <w:tc>
          <w:tcPr>
            <w:tcW w:w="995" w:type="dxa"/>
            <w:tcBorders>
              <w:top w:val="nil"/>
              <w:left w:val="nil"/>
              <w:bottom w:val="single" w:sz="4" w:space="0" w:color="auto"/>
              <w:right w:val="single" w:sz="4" w:space="0" w:color="auto"/>
            </w:tcBorders>
            <w:shd w:val="clear" w:color="auto" w:fill="auto"/>
            <w:vAlign w:val="center"/>
            <w:hideMark/>
          </w:tcPr>
          <w:p w14:paraId="097ADCA8" w14:textId="77777777" w:rsidR="007E3F5D" w:rsidRPr="007E3F5D" w:rsidRDefault="007E3F5D" w:rsidP="007E3F5D">
            <w:pPr>
              <w:keepNext w:val="0"/>
              <w:keepLines w:val="0"/>
              <w:jc w:val="center"/>
              <w:rPr>
                <w:color w:val="000000"/>
              </w:rPr>
            </w:pPr>
            <w:r w:rsidRPr="007E3F5D">
              <w:rPr>
                <w:color w:val="000000"/>
              </w:rPr>
              <w:t>RTL</w:t>
            </w:r>
          </w:p>
        </w:tc>
        <w:tc>
          <w:tcPr>
            <w:tcW w:w="1851" w:type="dxa"/>
            <w:tcBorders>
              <w:top w:val="nil"/>
              <w:left w:val="nil"/>
              <w:bottom w:val="single" w:sz="4" w:space="0" w:color="auto"/>
              <w:right w:val="single" w:sz="4" w:space="0" w:color="auto"/>
            </w:tcBorders>
            <w:shd w:val="clear" w:color="auto" w:fill="auto"/>
            <w:vAlign w:val="center"/>
            <w:hideMark/>
          </w:tcPr>
          <w:p w14:paraId="496FD7C9" w14:textId="77777777" w:rsidR="007E3F5D" w:rsidRPr="007E3F5D" w:rsidRDefault="007E3F5D" w:rsidP="007E3F5D">
            <w:pPr>
              <w:keepNext w:val="0"/>
              <w:keepLines w:val="0"/>
              <w:jc w:val="center"/>
              <w:rPr>
                <w:color w:val="000000"/>
              </w:rPr>
            </w:pPr>
            <w:proofErr w:type="spellStart"/>
            <w:r w:rsidRPr="007E3F5D">
              <w:rPr>
                <w:color w:val="000000"/>
              </w:rPr>
              <w:t>Scispace</w:t>
            </w:r>
            <w:proofErr w:type="spellEnd"/>
          </w:p>
        </w:tc>
        <w:tc>
          <w:tcPr>
            <w:tcW w:w="1893" w:type="dxa"/>
            <w:tcBorders>
              <w:top w:val="nil"/>
              <w:left w:val="nil"/>
              <w:bottom w:val="single" w:sz="4" w:space="0" w:color="auto"/>
              <w:right w:val="single" w:sz="4" w:space="0" w:color="auto"/>
            </w:tcBorders>
            <w:shd w:val="clear" w:color="auto" w:fill="auto"/>
            <w:vAlign w:val="center"/>
            <w:hideMark/>
          </w:tcPr>
          <w:p w14:paraId="62B6056F" w14:textId="77777777" w:rsidR="007E3F5D" w:rsidRPr="007E3F5D" w:rsidRDefault="007E3F5D" w:rsidP="007E3F5D">
            <w:pPr>
              <w:keepNext w:val="0"/>
              <w:keepLines w:val="0"/>
              <w:jc w:val="center"/>
              <w:rPr>
                <w:color w:val="000000"/>
              </w:rPr>
            </w:pPr>
            <w:r w:rsidRPr="007E3F5D">
              <w:rPr>
                <w:color w:val="000000"/>
              </w:rPr>
              <w:t>"preservação digital" AND "museus"</w:t>
            </w:r>
          </w:p>
        </w:tc>
        <w:tc>
          <w:tcPr>
            <w:tcW w:w="1398" w:type="dxa"/>
            <w:tcBorders>
              <w:top w:val="nil"/>
              <w:left w:val="nil"/>
              <w:bottom w:val="single" w:sz="4" w:space="0" w:color="auto"/>
              <w:right w:val="single" w:sz="4" w:space="0" w:color="auto"/>
            </w:tcBorders>
            <w:shd w:val="clear" w:color="auto" w:fill="auto"/>
            <w:vAlign w:val="center"/>
            <w:hideMark/>
          </w:tcPr>
          <w:p w14:paraId="7BFB5986" w14:textId="77777777" w:rsidR="007E3F5D" w:rsidRPr="007E3F5D" w:rsidRDefault="007E3F5D" w:rsidP="007E3F5D">
            <w:pPr>
              <w:keepNext w:val="0"/>
              <w:keepLines w:val="0"/>
              <w:jc w:val="center"/>
              <w:rPr>
                <w:color w:val="000000"/>
              </w:rPr>
            </w:pPr>
            <w:r w:rsidRPr="007E3F5D">
              <w:rPr>
                <w:color w:val="000000"/>
              </w:rPr>
              <w:t xml:space="preserve">Rodrigues </w:t>
            </w:r>
            <w:r w:rsidRPr="00935AEC">
              <w:rPr>
                <w:i/>
                <w:iCs/>
                <w:color w:val="000000"/>
                <w:rPrChange w:id="183" w:author="Dalton Solano dos Reis" w:date="2024-12-06T17:34:00Z" w16du:dateUtc="2024-12-06T20:34:00Z">
                  <w:rPr>
                    <w:color w:val="000000"/>
                  </w:rPr>
                </w:rPrChange>
              </w:rPr>
              <w:t>et al</w:t>
            </w:r>
            <w:r w:rsidRPr="007E3F5D">
              <w:rPr>
                <w:color w:val="000000"/>
              </w:rPr>
              <w:t>. (2014)</w:t>
            </w:r>
          </w:p>
        </w:tc>
        <w:tc>
          <w:tcPr>
            <w:tcW w:w="1220" w:type="dxa"/>
            <w:tcBorders>
              <w:top w:val="nil"/>
              <w:left w:val="nil"/>
              <w:bottom w:val="single" w:sz="4" w:space="0" w:color="auto"/>
              <w:right w:val="single" w:sz="4" w:space="0" w:color="auto"/>
            </w:tcBorders>
            <w:shd w:val="clear" w:color="auto" w:fill="auto"/>
            <w:vAlign w:val="center"/>
            <w:hideMark/>
          </w:tcPr>
          <w:p w14:paraId="74A66097" w14:textId="77777777" w:rsidR="007E3F5D" w:rsidRPr="007E3F5D" w:rsidRDefault="007E3F5D" w:rsidP="007E3F5D">
            <w:pPr>
              <w:keepNext w:val="0"/>
              <w:keepLines w:val="0"/>
              <w:jc w:val="center"/>
              <w:rPr>
                <w:color w:val="000000"/>
              </w:rPr>
            </w:pPr>
            <w:r w:rsidRPr="007E3F5D">
              <w:rPr>
                <w:color w:val="000000"/>
              </w:rPr>
              <w:t>8</w:t>
            </w:r>
          </w:p>
        </w:tc>
      </w:tr>
      <w:tr w:rsidR="007E3F5D" w:rsidRPr="007E3F5D" w14:paraId="5AC129B4" w14:textId="77777777" w:rsidTr="000E5903">
        <w:trPr>
          <w:trHeight w:val="945"/>
          <w:jc w:val="center"/>
        </w:trPr>
        <w:tc>
          <w:tcPr>
            <w:tcW w:w="2603" w:type="dxa"/>
            <w:tcBorders>
              <w:top w:val="nil"/>
              <w:left w:val="single" w:sz="4" w:space="0" w:color="auto"/>
              <w:bottom w:val="single" w:sz="4" w:space="0" w:color="auto"/>
              <w:right w:val="single" w:sz="4" w:space="0" w:color="auto"/>
            </w:tcBorders>
            <w:shd w:val="clear" w:color="auto" w:fill="auto"/>
            <w:vAlign w:val="center"/>
            <w:hideMark/>
          </w:tcPr>
          <w:p w14:paraId="482F1ED3" w14:textId="77777777" w:rsidR="007E3F5D" w:rsidRPr="007E3F5D" w:rsidRDefault="007E3F5D">
            <w:pPr>
              <w:keepNext w:val="0"/>
              <w:keepLines w:val="0"/>
              <w:jc w:val="both"/>
              <w:rPr>
                <w:color w:val="000000"/>
              </w:rPr>
              <w:pPrChange w:id="184" w:author="Dalton Solano dos Reis" w:date="2024-12-06T17:34:00Z" w16du:dateUtc="2024-12-06T20:34:00Z">
                <w:pPr>
                  <w:keepNext w:val="0"/>
                  <w:keepLines w:val="0"/>
                  <w:jc w:val="center"/>
                </w:pPr>
              </w:pPrChange>
            </w:pPr>
            <w:r w:rsidRPr="007E3F5D">
              <w:rPr>
                <w:color w:val="000000"/>
              </w:rPr>
              <w:t>Uso de realidade virtual em exposições</w:t>
            </w:r>
          </w:p>
        </w:tc>
        <w:tc>
          <w:tcPr>
            <w:tcW w:w="995" w:type="dxa"/>
            <w:tcBorders>
              <w:top w:val="nil"/>
              <w:left w:val="nil"/>
              <w:bottom w:val="single" w:sz="4" w:space="0" w:color="auto"/>
              <w:right w:val="single" w:sz="4" w:space="0" w:color="auto"/>
            </w:tcBorders>
            <w:shd w:val="clear" w:color="auto" w:fill="auto"/>
            <w:vAlign w:val="center"/>
            <w:hideMark/>
          </w:tcPr>
          <w:p w14:paraId="52BE4DA2" w14:textId="77777777" w:rsidR="007E3F5D" w:rsidRPr="007E3F5D" w:rsidRDefault="007E3F5D" w:rsidP="007E3F5D">
            <w:pPr>
              <w:keepNext w:val="0"/>
              <w:keepLines w:val="0"/>
              <w:jc w:val="center"/>
              <w:rPr>
                <w:color w:val="000000"/>
              </w:rPr>
            </w:pPr>
            <w:r w:rsidRPr="007E3F5D">
              <w:rPr>
                <w:color w:val="000000"/>
              </w:rPr>
              <w:t>RSL</w:t>
            </w:r>
          </w:p>
        </w:tc>
        <w:tc>
          <w:tcPr>
            <w:tcW w:w="1851" w:type="dxa"/>
            <w:tcBorders>
              <w:top w:val="nil"/>
              <w:left w:val="nil"/>
              <w:bottom w:val="single" w:sz="4" w:space="0" w:color="auto"/>
              <w:right w:val="single" w:sz="4" w:space="0" w:color="auto"/>
            </w:tcBorders>
            <w:shd w:val="clear" w:color="auto" w:fill="auto"/>
            <w:vAlign w:val="center"/>
            <w:hideMark/>
          </w:tcPr>
          <w:p w14:paraId="69B5168B" w14:textId="77777777" w:rsidR="007E3F5D" w:rsidRPr="007E3F5D" w:rsidRDefault="007E3F5D" w:rsidP="007E3F5D">
            <w:pPr>
              <w:keepNext w:val="0"/>
              <w:keepLines w:val="0"/>
              <w:jc w:val="center"/>
              <w:rPr>
                <w:color w:val="000000"/>
              </w:rPr>
            </w:pPr>
            <w:r w:rsidRPr="007E3F5D">
              <w:rPr>
                <w:color w:val="000000"/>
              </w:rPr>
              <w:t>Google Acadêmico</w:t>
            </w:r>
          </w:p>
        </w:tc>
        <w:tc>
          <w:tcPr>
            <w:tcW w:w="1893" w:type="dxa"/>
            <w:tcBorders>
              <w:top w:val="nil"/>
              <w:left w:val="nil"/>
              <w:bottom w:val="single" w:sz="4" w:space="0" w:color="auto"/>
              <w:right w:val="single" w:sz="4" w:space="0" w:color="auto"/>
            </w:tcBorders>
            <w:shd w:val="clear" w:color="auto" w:fill="auto"/>
            <w:vAlign w:val="center"/>
            <w:hideMark/>
          </w:tcPr>
          <w:p w14:paraId="632EB267" w14:textId="77777777" w:rsidR="007E3F5D" w:rsidRPr="007E3F5D" w:rsidRDefault="007E3F5D" w:rsidP="007E3F5D">
            <w:pPr>
              <w:keepNext w:val="0"/>
              <w:keepLines w:val="0"/>
              <w:jc w:val="center"/>
              <w:rPr>
                <w:color w:val="000000"/>
              </w:rPr>
            </w:pPr>
            <w:r w:rsidRPr="007E3F5D">
              <w:rPr>
                <w:color w:val="000000"/>
              </w:rPr>
              <w:t>"realidade virtual" AND "patrimônio cultural"</w:t>
            </w:r>
          </w:p>
        </w:tc>
        <w:tc>
          <w:tcPr>
            <w:tcW w:w="1398" w:type="dxa"/>
            <w:tcBorders>
              <w:top w:val="nil"/>
              <w:left w:val="nil"/>
              <w:bottom w:val="single" w:sz="4" w:space="0" w:color="auto"/>
              <w:right w:val="single" w:sz="4" w:space="0" w:color="auto"/>
            </w:tcBorders>
            <w:shd w:val="clear" w:color="auto" w:fill="auto"/>
            <w:vAlign w:val="center"/>
            <w:hideMark/>
          </w:tcPr>
          <w:p w14:paraId="117F0671" w14:textId="77777777" w:rsidR="007E3F5D" w:rsidRPr="007E3F5D" w:rsidRDefault="007E3F5D" w:rsidP="007E3F5D">
            <w:pPr>
              <w:keepNext w:val="0"/>
              <w:keepLines w:val="0"/>
              <w:jc w:val="center"/>
              <w:rPr>
                <w:color w:val="000000"/>
              </w:rPr>
            </w:pPr>
            <w:proofErr w:type="spellStart"/>
            <w:r w:rsidRPr="007E3F5D">
              <w:rPr>
                <w:color w:val="000000"/>
              </w:rPr>
              <w:t>Schofield</w:t>
            </w:r>
            <w:proofErr w:type="spellEnd"/>
            <w:r w:rsidRPr="007E3F5D">
              <w:rPr>
                <w:color w:val="000000"/>
              </w:rPr>
              <w:t xml:space="preserve"> </w:t>
            </w:r>
            <w:r w:rsidRPr="00E90DAA">
              <w:rPr>
                <w:i/>
                <w:iCs/>
                <w:color w:val="000000"/>
                <w:rPrChange w:id="185" w:author="Dalton Solano dos Reis" w:date="2024-12-06T17:35:00Z" w16du:dateUtc="2024-12-06T20:35:00Z">
                  <w:rPr>
                    <w:color w:val="000000"/>
                  </w:rPr>
                </w:rPrChange>
              </w:rPr>
              <w:t>et al</w:t>
            </w:r>
            <w:r w:rsidRPr="007E3F5D">
              <w:rPr>
                <w:color w:val="000000"/>
              </w:rPr>
              <w:t>. (2018)</w:t>
            </w:r>
          </w:p>
        </w:tc>
        <w:tc>
          <w:tcPr>
            <w:tcW w:w="1220" w:type="dxa"/>
            <w:tcBorders>
              <w:top w:val="nil"/>
              <w:left w:val="nil"/>
              <w:bottom w:val="single" w:sz="4" w:space="0" w:color="auto"/>
              <w:right w:val="single" w:sz="4" w:space="0" w:color="auto"/>
            </w:tcBorders>
            <w:shd w:val="clear" w:color="auto" w:fill="auto"/>
            <w:vAlign w:val="center"/>
            <w:hideMark/>
          </w:tcPr>
          <w:p w14:paraId="5126DB8A" w14:textId="77777777" w:rsidR="007E3F5D" w:rsidRPr="007E3F5D" w:rsidRDefault="007E3F5D" w:rsidP="007E3F5D">
            <w:pPr>
              <w:keepNext w:val="0"/>
              <w:keepLines w:val="0"/>
              <w:jc w:val="center"/>
              <w:rPr>
                <w:color w:val="000000"/>
              </w:rPr>
            </w:pPr>
            <w:r w:rsidRPr="007E3F5D">
              <w:rPr>
                <w:color w:val="000000"/>
              </w:rPr>
              <w:t>7</w:t>
            </w:r>
          </w:p>
        </w:tc>
      </w:tr>
      <w:tr w:rsidR="007E3F5D" w:rsidRPr="007E3F5D" w14:paraId="0CACC59C" w14:textId="77777777" w:rsidTr="000E5903">
        <w:trPr>
          <w:trHeight w:val="945"/>
          <w:jc w:val="center"/>
        </w:trPr>
        <w:tc>
          <w:tcPr>
            <w:tcW w:w="2603" w:type="dxa"/>
            <w:tcBorders>
              <w:top w:val="nil"/>
              <w:left w:val="single" w:sz="4" w:space="0" w:color="auto"/>
              <w:bottom w:val="single" w:sz="4" w:space="0" w:color="auto"/>
              <w:right w:val="single" w:sz="4" w:space="0" w:color="auto"/>
            </w:tcBorders>
            <w:shd w:val="clear" w:color="auto" w:fill="auto"/>
            <w:vAlign w:val="center"/>
            <w:hideMark/>
          </w:tcPr>
          <w:p w14:paraId="3F69BFCC" w14:textId="77777777" w:rsidR="007E3F5D" w:rsidRPr="007E3F5D" w:rsidRDefault="007E3F5D">
            <w:pPr>
              <w:keepNext w:val="0"/>
              <w:keepLines w:val="0"/>
              <w:jc w:val="both"/>
              <w:rPr>
                <w:color w:val="000000"/>
              </w:rPr>
              <w:pPrChange w:id="186" w:author="Dalton Solano dos Reis" w:date="2024-12-06T17:34:00Z" w16du:dateUtc="2024-12-06T20:34:00Z">
                <w:pPr>
                  <w:keepNext w:val="0"/>
                  <w:keepLines w:val="0"/>
                  <w:jc w:val="center"/>
                </w:pPr>
              </w:pPrChange>
            </w:pPr>
            <w:r w:rsidRPr="007E3F5D">
              <w:rPr>
                <w:color w:val="000000"/>
              </w:rPr>
              <w:t>Metadados padronizados para acervos culturais</w:t>
            </w:r>
          </w:p>
        </w:tc>
        <w:tc>
          <w:tcPr>
            <w:tcW w:w="995" w:type="dxa"/>
            <w:tcBorders>
              <w:top w:val="nil"/>
              <w:left w:val="nil"/>
              <w:bottom w:val="single" w:sz="4" w:space="0" w:color="auto"/>
              <w:right w:val="single" w:sz="4" w:space="0" w:color="auto"/>
            </w:tcBorders>
            <w:shd w:val="clear" w:color="auto" w:fill="auto"/>
            <w:vAlign w:val="center"/>
            <w:hideMark/>
          </w:tcPr>
          <w:p w14:paraId="56EFD40B" w14:textId="77777777" w:rsidR="007E3F5D" w:rsidRPr="007E3F5D" w:rsidRDefault="007E3F5D" w:rsidP="007E3F5D">
            <w:pPr>
              <w:keepNext w:val="0"/>
              <w:keepLines w:val="0"/>
              <w:jc w:val="center"/>
              <w:rPr>
                <w:color w:val="000000"/>
              </w:rPr>
            </w:pPr>
            <w:r w:rsidRPr="007E3F5D">
              <w:rPr>
                <w:color w:val="000000"/>
              </w:rPr>
              <w:t>RTL</w:t>
            </w:r>
          </w:p>
        </w:tc>
        <w:tc>
          <w:tcPr>
            <w:tcW w:w="1851" w:type="dxa"/>
            <w:tcBorders>
              <w:top w:val="nil"/>
              <w:left w:val="nil"/>
              <w:bottom w:val="single" w:sz="4" w:space="0" w:color="auto"/>
              <w:right w:val="single" w:sz="4" w:space="0" w:color="auto"/>
            </w:tcBorders>
            <w:shd w:val="clear" w:color="auto" w:fill="auto"/>
            <w:vAlign w:val="center"/>
            <w:hideMark/>
          </w:tcPr>
          <w:p w14:paraId="49A68928" w14:textId="77777777" w:rsidR="007E3F5D" w:rsidRPr="007E3F5D" w:rsidRDefault="007E3F5D" w:rsidP="007E3F5D">
            <w:pPr>
              <w:keepNext w:val="0"/>
              <w:keepLines w:val="0"/>
              <w:jc w:val="center"/>
              <w:rPr>
                <w:color w:val="000000"/>
              </w:rPr>
            </w:pPr>
            <w:r w:rsidRPr="007E3F5D">
              <w:rPr>
                <w:color w:val="000000"/>
              </w:rPr>
              <w:t>Google Acadêmico</w:t>
            </w:r>
          </w:p>
        </w:tc>
        <w:tc>
          <w:tcPr>
            <w:tcW w:w="1893" w:type="dxa"/>
            <w:tcBorders>
              <w:top w:val="nil"/>
              <w:left w:val="nil"/>
              <w:bottom w:val="single" w:sz="4" w:space="0" w:color="auto"/>
              <w:right w:val="single" w:sz="4" w:space="0" w:color="auto"/>
            </w:tcBorders>
            <w:shd w:val="clear" w:color="auto" w:fill="auto"/>
            <w:vAlign w:val="center"/>
            <w:hideMark/>
          </w:tcPr>
          <w:p w14:paraId="14E8913C" w14:textId="77777777" w:rsidR="007E3F5D" w:rsidRPr="007E3F5D" w:rsidRDefault="007E3F5D" w:rsidP="007E3F5D">
            <w:pPr>
              <w:keepNext w:val="0"/>
              <w:keepLines w:val="0"/>
              <w:jc w:val="center"/>
              <w:rPr>
                <w:color w:val="000000"/>
              </w:rPr>
            </w:pPr>
            <w:r w:rsidRPr="007E3F5D">
              <w:rPr>
                <w:color w:val="000000"/>
              </w:rPr>
              <w:t>"CIDOC-CRM" AND "organização de acervos"</w:t>
            </w:r>
          </w:p>
        </w:tc>
        <w:tc>
          <w:tcPr>
            <w:tcW w:w="1398" w:type="dxa"/>
            <w:tcBorders>
              <w:top w:val="nil"/>
              <w:left w:val="nil"/>
              <w:bottom w:val="single" w:sz="4" w:space="0" w:color="auto"/>
              <w:right w:val="single" w:sz="4" w:space="0" w:color="auto"/>
            </w:tcBorders>
            <w:shd w:val="clear" w:color="auto" w:fill="auto"/>
            <w:vAlign w:val="center"/>
            <w:hideMark/>
          </w:tcPr>
          <w:p w14:paraId="39186C23" w14:textId="77777777" w:rsidR="007E3F5D" w:rsidRPr="007E3F5D" w:rsidRDefault="007E3F5D" w:rsidP="007E3F5D">
            <w:pPr>
              <w:keepNext w:val="0"/>
              <w:keepLines w:val="0"/>
              <w:jc w:val="center"/>
              <w:rPr>
                <w:color w:val="000000"/>
              </w:rPr>
            </w:pPr>
            <w:proofErr w:type="spellStart"/>
            <w:r w:rsidRPr="007E3F5D">
              <w:rPr>
                <w:color w:val="000000"/>
              </w:rPr>
              <w:t>Hanashi</w:t>
            </w:r>
            <w:proofErr w:type="spellEnd"/>
            <w:r w:rsidRPr="007E3F5D">
              <w:rPr>
                <w:color w:val="000000"/>
              </w:rPr>
              <w:t xml:space="preserve"> (2021)</w:t>
            </w:r>
          </w:p>
        </w:tc>
        <w:tc>
          <w:tcPr>
            <w:tcW w:w="1220" w:type="dxa"/>
            <w:tcBorders>
              <w:top w:val="nil"/>
              <w:left w:val="nil"/>
              <w:bottom w:val="single" w:sz="4" w:space="0" w:color="auto"/>
              <w:right w:val="single" w:sz="4" w:space="0" w:color="auto"/>
            </w:tcBorders>
            <w:shd w:val="clear" w:color="auto" w:fill="auto"/>
            <w:vAlign w:val="center"/>
            <w:hideMark/>
          </w:tcPr>
          <w:p w14:paraId="78F93D2C" w14:textId="77777777" w:rsidR="007E3F5D" w:rsidRPr="007E3F5D" w:rsidRDefault="007E3F5D" w:rsidP="007E3F5D">
            <w:pPr>
              <w:keepNext w:val="0"/>
              <w:keepLines w:val="0"/>
              <w:jc w:val="center"/>
              <w:rPr>
                <w:color w:val="000000"/>
              </w:rPr>
            </w:pPr>
            <w:r w:rsidRPr="007E3F5D">
              <w:rPr>
                <w:color w:val="000000"/>
              </w:rPr>
              <w:t>7</w:t>
            </w:r>
          </w:p>
        </w:tc>
      </w:tr>
      <w:tr w:rsidR="007E3F5D" w:rsidRPr="007E3F5D" w14:paraId="3E80311E" w14:textId="77777777" w:rsidTr="000E5903">
        <w:trPr>
          <w:trHeight w:val="630"/>
          <w:jc w:val="center"/>
        </w:trPr>
        <w:tc>
          <w:tcPr>
            <w:tcW w:w="2603" w:type="dxa"/>
            <w:tcBorders>
              <w:top w:val="nil"/>
              <w:left w:val="single" w:sz="4" w:space="0" w:color="auto"/>
              <w:bottom w:val="single" w:sz="4" w:space="0" w:color="auto"/>
              <w:right w:val="single" w:sz="4" w:space="0" w:color="auto"/>
            </w:tcBorders>
            <w:shd w:val="clear" w:color="auto" w:fill="auto"/>
            <w:vAlign w:val="center"/>
            <w:hideMark/>
          </w:tcPr>
          <w:p w14:paraId="5B25B8A1" w14:textId="77777777" w:rsidR="007E3F5D" w:rsidRPr="007E3F5D" w:rsidRDefault="007E3F5D">
            <w:pPr>
              <w:keepNext w:val="0"/>
              <w:keepLines w:val="0"/>
              <w:jc w:val="both"/>
              <w:rPr>
                <w:color w:val="000000"/>
              </w:rPr>
              <w:pPrChange w:id="187" w:author="Dalton Solano dos Reis" w:date="2024-12-06T17:34:00Z" w16du:dateUtc="2024-12-06T20:34:00Z">
                <w:pPr>
                  <w:keepNext w:val="0"/>
                  <w:keepLines w:val="0"/>
                  <w:jc w:val="center"/>
                </w:pPr>
              </w:pPrChange>
            </w:pPr>
            <w:r w:rsidRPr="007E3F5D">
              <w:rPr>
                <w:color w:val="000000"/>
              </w:rPr>
              <w:t>Tecnologias educacionais para museus</w:t>
            </w:r>
          </w:p>
        </w:tc>
        <w:tc>
          <w:tcPr>
            <w:tcW w:w="995" w:type="dxa"/>
            <w:tcBorders>
              <w:top w:val="nil"/>
              <w:left w:val="nil"/>
              <w:bottom w:val="single" w:sz="4" w:space="0" w:color="auto"/>
              <w:right w:val="single" w:sz="4" w:space="0" w:color="auto"/>
            </w:tcBorders>
            <w:shd w:val="clear" w:color="auto" w:fill="auto"/>
            <w:vAlign w:val="center"/>
            <w:hideMark/>
          </w:tcPr>
          <w:p w14:paraId="5128D2DA" w14:textId="77777777" w:rsidR="007E3F5D" w:rsidRPr="007E3F5D" w:rsidRDefault="007E3F5D" w:rsidP="007E3F5D">
            <w:pPr>
              <w:keepNext w:val="0"/>
              <w:keepLines w:val="0"/>
              <w:jc w:val="center"/>
              <w:rPr>
                <w:color w:val="000000"/>
              </w:rPr>
            </w:pPr>
            <w:r w:rsidRPr="007E3F5D">
              <w:rPr>
                <w:color w:val="000000"/>
              </w:rPr>
              <w:t>RTL</w:t>
            </w:r>
          </w:p>
        </w:tc>
        <w:tc>
          <w:tcPr>
            <w:tcW w:w="1851" w:type="dxa"/>
            <w:tcBorders>
              <w:top w:val="nil"/>
              <w:left w:val="nil"/>
              <w:bottom w:val="single" w:sz="4" w:space="0" w:color="auto"/>
              <w:right w:val="single" w:sz="4" w:space="0" w:color="auto"/>
            </w:tcBorders>
            <w:shd w:val="clear" w:color="auto" w:fill="auto"/>
            <w:vAlign w:val="center"/>
            <w:hideMark/>
          </w:tcPr>
          <w:p w14:paraId="262DD149" w14:textId="77777777" w:rsidR="007E3F5D" w:rsidRPr="007E3F5D" w:rsidRDefault="007E3F5D" w:rsidP="007E3F5D">
            <w:pPr>
              <w:keepNext w:val="0"/>
              <w:keepLines w:val="0"/>
              <w:jc w:val="center"/>
              <w:rPr>
                <w:color w:val="000000"/>
              </w:rPr>
            </w:pPr>
            <w:proofErr w:type="spellStart"/>
            <w:r w:rsidRPr="007E3F5D">
              <w:rPr>
                <w:color w:val="000000"/>
              </w:rPr>
              <w:t>Scispace</w:t>
            </w:r>
            <w:proofErr w:type="spellEnd"/>
          </w:p>
        </w:tc>
        <w:tc>
          <w:tcPr>
            <w:tcW w:w="1893" w:type="dxa"/>
            <w:tcBorders>
              <w:top w:val="nil"/>
              <w:left w:val="nil"/>
              <w:bottom w:val="single" w:sz="4" w:space="0" w:color="auto"/>
              <w:right w:val="single" w:sz="4" w:space="0" w:color="auto"/>
            </w:tcBorders>
            <w:shd w:val="clear" w:color="auto" w:fill="auto"/>
            <w:vAlign w:val="center"/>
            <w:hideMark/>
          </w:tcPr>
          <w:p w14:paraId="46C29A10" w14:textId="77777777" w:rsidR="007E3F5D" w:rsidRPr="007E3F5D" w:rsidRDefault="007E3F5D" w:rsidP="007E3F5D">
            <w:pPr>
              <w:keepNext w:val="0"/>
              <w:keepLines w:val="0"/>
              <w:jc w:val="center"/>
              <w:rPr>
                <w:color w:val="000000"/>
              </w:rPr>
            </w:pPr>
            <w:r w:rsidRPr="007E3F5D">
              <w:rPr>
                <w:color w:val="000000"/>
              </w:rPr>
              <w:t>"museu virtual" AND "educação"</w:t>
            </w:r>
          </w:p>
        </w:tc>
        <w:tc>
          <w:tcPr>
            <w:tcW w:w="1398" w:type="dxa"/>
            <w:tcBorders>
              <w:top w:val="nil"/>
              <w:left w:val="nil"/>
              <w:bottom w:val="single" w:sz="4" w:space="0" w:color="auto"/>
              <w:right w:val="single" w:sz="4" w:space="0" w:color="auto"/>
            </w:tcBorders>
            <w:shd w:val="clear" w:color="auto" w:fill="auto"/>
            <w:vAlign w:val="center"/>
            <w:hideMark/>
          </w:tcPr>
          <w:p w14:paraId="329D28A9" w14:textId="77777777" w:rsidR="007E3F5D" w:rsidRPr="007E3F5D" w:rsidRDefault="007E3F5D" w:rsidP="007E3F5D">
            <w:pPr>
              <w:keepNext w:val="0"/>
              <w:keepLines w:val="0"/>
              <w:jc w:val="center"/>
              <w:rPr>
                <w:color w:val="000000"/>
              </w:rPr>
            </w:pPr>
            <w:r w:rsidRPr="007E3F5D">
              <w:rPr>
                <w:color w:val="000000"/>
              </w:rPr>
              <w:t>Barbosa (2020)</w:t>
            </w:r>
          </w:p>
        </w:tc>
        <w:tc>
          <w:tcPr>
            <w:tcW w:w="1220" w:type="dxa"/>
            <w:tcBorders>
              <w:top w:val="nil"/>
              <w:left w:val="nil"/>
              <w:bottom w:val="single" w:sz="4" w:space="0" w:color="auto"/>
              <w:right w:val="single" w:sz="4" w:space="0" w:color="auto"/>
            </w:tcBorders>
            <w:shd w:val="clear" w:color="auto" w:fill="auto"/>
            <w:vAlign w:val="center"/>
            <w:hideMark/>
          </w:tcPr>
          <w:p w14:paraId="522DB4DC" w14:textId="77777777" w:rsidR="007E3F5D" w:rsidRPr="007E3F5D" w:rsidRDefault="007E3F5D" w:rsidP="007E3F5D">
            <w:pPr>
              <w:keepNext w:val="0"/>
              <w:keepLines w:val="0"/>
              <w:jc w:val="center"/>
              <w:rPr>
                <w:color w:val="000000"/>
              </w:rPr>
            </w:pPr>
            <w:r w:rsidRPr="007E3F5D">
              <w:rPr>
                <w:color w:val="000000"/>
              </w:rPr>
              <w:t>7</w:t>
            </w:r>
          </w:p>
        </w:tc>
      </w:tr>
    </w:tbl>
    <w:p w14:paraId="7D8F3B2B" w14:textId="0C6A8724" w:rsidR="007E3F5D" w:rsidRDefault="007E3F5D" w:rsidP="00D34ABA">
      <w:pPr>
        <w:pStyle w:val="TF-FONTE"/>
      </w:pPr>
      <w:r>
        <w:t xml:space="preserve">Fonte: </w:t>
      </w:r>
      <w:r w:rsidR="008F070C">
        <w:t>e</w:t>
      </w:r>
      <w:r>
        <w:t>laborado pelos autores (2024).</w:t>
      </w:r>
    </w:p>
    <w:p w14:paraId="46F35480" w14:textId="18379F94" w:rsidR="007E3F5D" w:rsidRDefault="007E3F5D" w:rsidP="007E3F5D">
      <w:pPr>
        <w:pStyle w:val="TF-TEXTO"/>
      </w:pPr>
      <w:r>
        <w:t>A partir d</w:t>
      </w:r>
      <w:r w:rsidR="00E107CB">
        <w:t xml:space="preserve">o </w:t>
      </w:r>
      <w:r w:rsidR="00E107CB">
        <w:fldChar w:fldCharType="begin"/>
      </w:r>
      <w:r w:rsidR="00E107CB">
        <w:instrText xml:space="preserve"> REF _Ref184117986 \h </w:instrText>
      </w:r>
      <w:r w:rsidR="00E107CB">
        <w:fldChar w:fldCharType="separate"/>
      </w:r>
      <w:r w:rsidR="00E107CB">
        <w:t xml:space="preserve">Quadro </w:t>
      </w:r>
      <w:r w:rsidR="00E107CB">
        <w:rPr>
          <w:noProof/>
        </w:rPr>
        <w:t>1</w:t>
      </w:r>
      <w:r w:rsidR="00E107CB">
        <w:fldChar w:fldCharType="end"/>
      </w:r>
      <w:r>
        <w:t xml:space="preserve">, podemos evidenciar que Souza e Silva (2023), com pontuação de 9, apresenta um conjunto de recomendações para design de interfaces amigáveis, abordando diretamente a necessidade de usabilidade e acessibilidade em plataformas culturais, algo essencial para o aplicativo deste trabalho. Rodrigues </w:t>
      </w:r>
      <w:r w:rsidRPr="00935AEC">
        <w:rPr>
          <w:i/>
          <w:iCs/>
          <w:rPrChange w:id="188" w:author="Dalton Solano dos Reis" w:date="2024-12-06T17:34:00Z" w16du:dateUtc="2024-12-06T20:34:00Z">
            <w:rPr/>
          </w:rPrChange>
        </w:rPr>
        <w:t>et al</w:t>
      </w:r>
      <w:r>
        <w:t xml:space="preserve">. (2014), com pontuação de 8, traz uma abordagem cooperativa para preservação digital, enfatizando a aplicação de padrões como CIDOC-CRM e Dublin Core, fundamentais para a organização semântica dos dados no </w:t>
      </w:r>
      <w:proofErr w:type="spellStart"/>
      <w:r>
        <w:t>RetroTech</w:t>
      </w:r>
      <w:proofErr w:type="spellEnd"/>
      <w:r>
        <w:t xml:space="preserve"> </w:t>
      </w:r>
      <w:proofErr w:type="spellStart"/>
      <w:r>
        <w:t>Showcase</w:t>
      </w:r>
      <w:proofErr w:type="spellEnd"/>
      <w:r>
        <w:t>.</w:t>
      </w:r>
    </w:p>
    <w:p w14:paraId="3D6AF25D" w14:textId="2C2E8724" w:rsidR="007E3F5D" w:rsidRDefault="007E3F5D" w:rsidP="007E3F5D">
      <w:pPr>
        <w:pStyle w:val="TF-TEXTO"/>
      </w:pPr>
      <w:proofErr w:type="spellStart"/>
      <w:r>
        <w:t>Schofield</w:t>
      </w:r>
      <w:proofErr w:type="spellEnd"/>
      <w:r>
        <w:t xml:space="preserve"> </w:t>
      </w:r>
      <w:r w:rsidRPr="00E90DAA">
        <w:rPr>
          <w:i/>
          <w:iCs/>
          <w:rPrChange w:id="189" w:author="Dalton Solano dos Reis" w:date="2024-12-06T17:35:00Z" w16du:dateUtc="2024-12-06T20:35:00Z">
            <w:rPr/>
          </w:rPrChange>
        </w:rPr>
        <w:t>et al</w:t>
      </w:r>
      <w:r>
        <w:t xml:space="preserve">. (2018), com 7 pontos, explora o impacto da realidade virtual em museus, demonstrando como tecnologias imersivas podem aumentar o engajamento do público, inspirando futuras extensões do projeto. </w:t>
      </w:r>
      <w:proofErr w:type="spellStart"/>
      <w:r>
        <w:t>Hanashi</w:t>
      </w:r>
      <w:proofErr w:type="spellEnd"/>
      <w:r>
        <w:t xml:space="preserve"> (2021), também com 7 pontos, foca na usabilidade de sistemas de busca em acervos culturais, sugerindo melhorias que foram incorporadas ao design de interfaces do aplicativo. Por fim, Barbosa (2020), com pontuação de 7, explora o potencial educacional de museus virtuais, alinhando-se à proposta de criar um acervo digital que não apenas preserve a história da computação, mas também eduque e engaje os visitantes.</w:t>
      </w:r>
    </w:p>
    <w:p w14:paraId="462D9852" w14:textId="7DE7F313" w:rsidR="007E3F5D" w:rsidRDefault="007E3F5D" w:rsidP="007E3F5D">
      <w:pPr>
        <w:pStyle w:val="TF-TEXTO"/>
      </w:pPr>
      <w:r>
        <w:t xml:space="preserve">A análise revelou que os trabalhos com maior similaridade ao </w:t>
      </w:r>
      <w:proofErr w:type="spellStart"/>
      <w:r>
        <w:t>RetroTech</w:t>
      </w:r>
      <w:proofErr w:type="spellEnd"/>
      <w:r>
        <w:t xml:space="preserve"> </w:t>
      </w:r>
      <w:proofErr w:type="spellStart"/>
      <w:r>
        <w:t>Showcase</w:t>
      </w:r>
      <w:proofErr w:type="spellEnd"/>
      <w:r>
        <w:t xml:space="preserve"> são os de Souza e Silva (2023) e Rodrigues </w:t>
      </w:r>
      <w:r w:rsidRPr="00E90DAA">
        <w:rPr>
          <w:i/>
          <w:iCs/>
          <w:rPrChange w:id="190" w:author="Dalton Solano dos Reis" w:date="2024-12-06T17:35:00Z" w16du:dateUtc="2024-12-06T20:35:00Z">
            <w:rPr/>
          </w:rPrChange>
        </w:rPr>
        <w:t>et al</w:t>
      </w:r>
      <w:r>
        <w:t>. (2014), devido ao foco em design de interfaces e aplicação de ontologias. Esses estudos forneceram a base teórica e metodológica necessária para a integração de padrões técnicos e princípios de usabilidade no projeto.</w:t>
      </w:r>
    </w:p>
    <w:p w14:paraId="1672F71F" w14:textId="77777777" w:rsidR="00CE6D57" w:rsidRPr="007E3F5D" w:rsidRDefault="00CE6D57" w:rsidP="007E3F5D">
      <w:pPr>
        <w:pStyle w:val="TF-TEXTO"/>
      </w:pPr>
    </w:p>
    <w:p w14:paraId="39FCFC22" w14:textId="57A0B23F" w:rsidR="007E3F5D" w:rsidRDefault="007E3F5D" w:rsidP="007E3F5D">
      <w:pPr>
        <w:pStyle w:val="Ttulo1"/>
      </w:pPr>
      <w:bookmarkStart w:id="191" w:name="_Toc54164914"/>
      <w:bookmarkStart w:id="192" w:name="_Toc54165668"/>
      <w:bookmarkStart w:id="193" w:name="_Toc54169326"/>
      <w:bookmarkStart w:id="194" w:name="_Toc96347432"/>
      <w:bookmarkStart w:id="195" w:name="_Toc96357716"/>
      <w:bookmarkStart w:id="196" w:name="_Toc96491859"/>
      <w:bookmarkStart w:id="197" w:name="_Toc184063305"/>
      <w:bookmarkEnd w:id="62"/>
      <w:r>
        <w:lastRenderedPageBreak/>
        <w:t>DESENVOLVIMENTO</w:t>
      </w:r>
      <w:bookmarkEnd w:id="191"/>
      <w:bookmarkEnd w:id="192"/>
      <w:bookmarkEnd w:id="193"/>
      <w:bookmarkEnd w:id="194"/>
      <w:bookmarkEnd w:id="195"/>
      <w:bookmarkEnd w:id="196"/>
      <w:r w:rsidR="00194D77">
        <w:t xml:space="preserve"> do aplicativo</w:t>
      </w:r>
      <w:bookmarkEnd w:id="197"/>
    </w:p>
    <w:p w14:paraId="6B9A9653" w14:textId="54F423DE" w:rsidR="007E3F5D" w:rsidRPr="00CE6D57" w:rsidRDefault="00CE6D57" w:rsidP="00CE6D57">
      <w:pPr>
        <w:pStyle w:val="TF-TEXTO"/>
      </w:pPr>
      <w:r w:rsidRPr="00CE6D57">
        <w:t xml:space="preserve">O presente capítulo aborda o desenvolvimento do aplicativo </w:t>
      </w:r>
      <w:proofErr w:type="spellStart"/>
      <w:r w:rsidRPr="00CE6D57">
        <w:t>RetroTech</w:t>
      </w:r>
      <w:proofErr w:type="spellEnd"/>
      <w:ins w:id="198" w:author="Dalton Solano dos Reis" w:date="2024-12-06T17:36:00Z" w16du:dateUtc="2024-12-06T20:36:00Z">
        <w:r w:rsidR="00E90DAA">
          <w:t xml:space="preserve"> </w:t>
        </w:r>
        <w:proofErr w:type="spellStart"/>
        <w:r w:rsidR="00E90DAA">
          <w:t>Showcase</w:t>
        </w:r>
      </w:ins>
      <w:proofErr w:type="spellEnd"/>
      <w:r w:rsidRPr="00CE6D57">
        <w:t>, detalhando as etapas metodológicas adotadas e as ferramentas utilizadas no processo. O desenvolvimento foi baseado em um ciclo iterativo e incremental, contemplando o levantamento de informações</w:t>
      </w:r>
      <w:r>
        <w:t xml:space="preserve"> na seção 3.1</w:t>
      </w:r>
      <w:r w:rsidRPr="00CE6D57">
        <w:t>, a especificação técnica</w:t>
      </w:r>
      <w:r>
        <w:t xml:space="preserve"> na seção 3.2</w:t>
      </w:r>
      <w:r w:rsidRPr="00CE6D57">
        <w:t xml:space="preserve"> e a implementação do sistema</w:t>
      </w:r>
      <w:r>
        <w:t>, apresentada em detalhes a partir da seção 3.3.</w:t>
      </w:r>
      <w:r w:rsidRPr="00CE6D57">
        <w:t xml:space="preserve"> As seções seguintes descrevem cada fase, detalhando desde os requisitos até a operacionalidade do sistema, com exemplos de codificação e explicações das funcionalidades apresentadas.</w:t>
      </w:r>
    </w:p>
    <w:p w14:paraId="2485E225" w14:textId="77777777" w:rsidR="007E3F5D" w:rsidRDefault="007E3F5D" w:rsidP="007E3F5D">
      <w:pPr>
        <w:pStyle w:val="Ttulo2"/>
      </w:pPr>
      <w:bookmarkStart w:id="199" w:name="_Toc411442207"/>
      <w:bookmarkStart w:id="200" w:name="_Toc184063306"/>
      <w:bookmarkStart w:id="201" w:name="_Toc54164915"/>
      <w:bookmarkStart w:id="202" w:name="_Toc54165669"/>
      <w:bookmarkStart w:id="203" w:name="_Toc54169327"/>
      <w:bookmarkStart w:id="204" w:name="_Toc96347433"/>
      <w:bookmarkStart w:id="205" w:name="_Toc96357717"/>
      <w:bookmarkStart w:id="206" w:name="_Toc96491860"/>
      <w:r>
        <w:t xml:space="preserve">Levantamento de </w:t>
      </w:r>
      <w:bookmarkEnd w:id="199"/>
      <w:r>
        <w:t>REQUISITOS</w:t>
      </w:r>
      <w:bookmarkEnd w:id="200"/>
    </w:p>
    <w:p w14:paraId="3F415FD0" w14:textId="34944D8A" w:rsidR="007E3F5D" w:rsidRPr="00FD57FC" w:rsidRDefault="000C0A59" w:rsidP="007E3F5D">
      <w:pPr>
        <w:pStyle w:val="TF-TEXTO"/>
      </w:pPr>
      <w:r w:rsidRPr="000C0A59">
        <w:t xml:space="preserve">O levantamento de informações foi realizado por meio de entrevistas com professores do Departamento de Sistemas e Computação (DSC) da FURB, além de pesquisas documentais em acervos digitais e físicos disponíveis no DSC. Foram utilizadas ferramentas como Google Scholar e </w:t>
      </w:r>
      <w:proofErr w:type="spellStart"/>
      <w:r w:rsidRPr="000C0A59">
        <w:t>Scispace</w:t>
      </w:r>
      <w:proofErr w:type="spellEnd"/>
      <w:r w:rsidRPr="000C0A59">
        <w:t xml:space="preserve"> para a busca de literatura acadêmica relacionada ao tema de preservação digital e desenvolvimento de aplicativos interativos. Além disso, foi analisado o acervo físico de peças históricas, catalogando informações como fabricante, ano de fabricação e características técnicas. Este processo foi essencial para definir os requisitos do aplicativo e garantir que as informações apresentadas fossem relevantes e precisas.</w:t>
      </w:r>
    </w:p>
    <w:p w14:paraId="4A057525" w14:textId="77777777" w:rsidR="007E3F5D" w:rsidRDefault="007E3F5D" w:rsidP="007E3F5D">
      <w:pPr>
        <w:pStyle w:val="Ttulo2"/>
      </w:pPr>
      <w:bookmarkStart w:id="207" w:name="_Toc411442208"/>
      <w:bookmarkStart w:id="208" w:name="_Toc184063307"/>
      <w:r>
        <w:t>ESPECIFICAÇÃO</w:t>
      </w:r>
      <w:bookmarkEnd w:id="207"/>
      <w:bookmarkEnd w:id="208"/>
    </w:p>
    <w:p w14:paraId="4E6BEA53" w14:textId="01AAD519" w:rsidR="007E3F5D" w:rsidRDefault="000C0A59" w:rsidP="007E3F5D">
      <w:pPr>
        <w:pStyle w:val="TF-TEXTO"/>
      </w:pPr>
      <w:r w:rsidRPr="000C0A59">
        <w:t>Nesta seção, são expostos os requisitos identificados a partir do levantamento de informações (seção 3.1), assim como os diagramas e as especificações técnicas do trabalho. A subseção 3.2.1 apresenta os requisitos coletados, divididos em Requisitos Funcionais (</w:t>
      </w:r>
      <w:proofErr w:type="spellStart"/>
      <w:r w:rsidRPr="000C0A59">
        <w:t>RF</w:t>
      </w:r>
      <w:ins w:id="209" w:author="Dalton Solano dos Reis" w:date="2024-12-06T17:37:00Z" w16du:dateUtc="2024-12-06T20:37:00Z">
        <w:r w:rsidR="00E90DAA">
          <w:t>s</w:t>
        </w:r>
      </w:ins>
      <w:proofErr w:type="spellEnd"/>
      <w:r w:rsidRPr="000C0A59">
        <w:t>) e Requisitos Não Funcionais (</w:t>
      </w:r>
      <w:proofErr w:type="spellStart"/>
      <w:r w:rsidRPr="000C0A59">
        <w:t>RNF</w:t>
      </w:r>
      <w:ins w:id="210" w:author="Dalton Solano dos Reis" w:date="2024-12-06T17:37:00Z" w16du:dateUtc="2024-12-06T20:37:00Z">
        <w:r w:rsidR="00E90DAA">
          <w:t>s</w:t>
        </w:r>
      </w:ins>
      <w:proofErr w:type="spellEnd"/>
      <w:r w:rsidRPr="000C0A59">
        <w:t>). Na subseção 3.2.2, é apresentado o Diagrama de Navegação, que detalha os fluxos principais de interação no aplicativo.</w:t>
      </w:r>
    </w:p>
    <w:p w14:paraId="2AFB98BD" w14:textId="6BA26636" w:rsidR="000C0A59" w:rsidRDefault="000C0A59" w:rsidP="000C0A59">
      <w:pPr>
        <w:pStyle w:val="Ttulo3"/>
      </w:pPr>
      <w:bookmarkStart w:id="211" w:name="_Toc184063308"/>
      <w:commentRangeStart w:id="212"/>
      <w:r>
        <w:t>REQUISITOS</w:t>
      </w:r>
      <w:bookmarkEnd w:id="211"/>
      <w:commentRangeEnd w:id="212"/>
      <w:r w:rsidR="00E90DAA">
        <w:rPr>
          <w:rStyle w:val="Refdecomentrio"/>
          <w:color w:val="auto"/>
        </w:rPr>
        <w:commentReference w:id="212"/>
      </w:r>
    </w:p>
    <w:p w14:paraId="12131D71" w14:textId="259258CF" w:rsidR="000C0A59" w:rsidRDefault="000C0A59" w:rsidP="000C0A59">
      <w:pPr>
        <w:pStyle w:val="TF-TEXTO"/>
      </w:pPr>
      <w:r w:rsidRPr="000C0A59">
        <w:t>Os requisitos foram definidos com base no levantamento de informações e estão organizados em um quadro que apresenta os Requisitos Funcionais (</w:t>
      </w:r>
      <w:proofErr w:type="spellStart"/>
      <w:r w:rsidRPr="000C0A59">
        <w:t>RF</w:t>
      </w:r>
      <w:ins w:id="213" w:author="Dalton Solano dos Reis" w:date="2024-12-06T17:37:00Z" w16du:dateUtc="2024-12-06T20:37:00Z">
        <w:r w:rsidR="00E90DAA">
          <w:t>s</w:t>
        </w:r>
      </w:ins>
      <w:proofErr w:type="spellEnd"/>
      <w:r w:rsidRPr="000C0A59">
        <w:t>) e os Requisitos Não Funcionais (</w:t>
      </w:r>
      <w:proofErr w:type="spellStart"/>
      <w:r w:rsidRPr="000C0A59">
        <w:t>RNF</w:t>
      </w:r>
      <w:ins w:id="214" w:author="Dalton Solano dos Reis" w:date="2024-12-06T17:37:00Z" w16du:dateUtc="2024-12-06T20:37:00Z">
        <w:r w:rsidR="00E90DAA">
          <w:t>s</w:t>
        </w:r>
      </w:ins>
      <w:proofErr w:type="spellEnd"/>
      <w:r w:rsidRPr="000C0A59">
        <w:t xml:space="preserve">), </w:t>
      </w:r>
      <w:r>
        <w:t>conforme o quadro 2.</w:t>
      </w:r>
    </w:p>
    <w:p w14:paraId="0299AF41" w14:textId="3B0E3F55" w:rsidR="000C0A59" w:rsidRDefault="000C0A59" w:rsidP="000C0A59">
      <w:pPr>
        <w:pStyle w:val="TF-LEGENDA"/>
      </w:pPr>
      <w:bookmarkStart w:id="215" w:name="_Toc184063323"/>
      <w:r>
        <w:t xml:space="preserve">Quadro </w:t>
      </w:r>
      <w:fldSimple w:instr=" SEQ Quadro \* ARABIC ">
        <w:r w:rsidR="00876393">
          <w:rPr>
            <w:noProof/>
          </w:rPr>
          <w:t>2</w:t>
        </w:r>
      </w:fldSimple>
      <w:r>
        <w:t xml:space="preserve"> – Requisitos</w:t>
      </w:r>
      <w:r w:rsidR="008F070C">
        <w:t xml:space="preserve"> funcionais e não funcionais</w:t>
      </w:r>
      <w:bookmarkEnd w:id="215"/>
    </w:p>
    <w:tbl>
      <w:tblPr>
        <w:tblW w:w="8980" w:type="dxa"/>
        <w:tblCellMar>
          <w:left w:w="70" w:type="dxa"/>
          <w:right w:w="70" w:type="dxa"/>
        </w:tblCellMar>
        <w:tblLook w:val="04A0" w:firstRow="1" w:lastRow="0" w:firstColumn="1" w:lastColumn="0" w:noHBand="0" w:noVBand="1"/>
      </w:tblPr>
      <w:tblGrid>
        <w:gridCol w:w="900"/>
        <w:gridCol w:w="1680"/>
        <w:gridCol w:w="6400"/>
      </w:tblGrid>
      <w:tr w:rsidR="000C0A59" w:rsidRPr="000C0A59" w14:paraId="380B570F" w14:textId="77777777" w:rsidTr="000C0A59">
        <w:trPr>
          <w:trHeight w:val="315"/>
        </w:trPr>
        <w:tc>
          <w:tcPr>
            <w:tcW w:w="900" w:type="dxa"/>
            <w:tcBorders>
              <w:top w:val="single" w:sz="4" w:space="0" w:color="auto"/>
              <w:left w:val="single" w:sz="4" w:space="0" w:color="auto"/>
              <w:bottom w:val="single" w:sz="4" w:space="0" w:color="auto"/>
              <w:right w:val="single" w:sz="4" w:space="0" w:color="auto"/>
            </w:tcBorders>
            <w:shd w:val="clear" w:color="000000" w:fill="ADADAD"/>
            <w:vAlign w:val="center"/>
            <w:hideMark/>
          </w:tcPr>
          <w:p w14:paraId="1E5A1E4D" w14:textId="77777777" w:rsidR="000C0A59" w:rsidRPr="000C0A59" w:rsidRDefault="000C0A59" w:rsidP="000C0A59">
            <w:pPr>
              <w:keepNext w:val="0"/>
              <w:keepLines w:val="0"/>
              <w:jc w:val="center"/>
              <w:rPr>
                <w:b/>
                <w:bCs/>
                <w:color w:val="000000"/>
              </w:rPr>
            </w:pPr>
            <w:r w:rsidRPr="000C0A59">
              <w:rPr>
                <w:b/>
                <w:bCs/>
                <w:color w:val="000000"/>
              </w:rPr>
              <w:t>ID</w:t>
            </w:r>
          </w:p>
        </w:tc>
        <w:tc>
          <w:tcPr>
            <w:tcW w:w="1680" w:type="dxa"/>
            <w:tcBorders>
              <w:top w:val="single" w:sz="4" w:space="0" w:color="auto"/>
              <w:left w:val="nil"/>
              <w:bottom w:val="single" w:sz="4" w:space="0" w:color="auto"/>
              <w:right w:val="single" w:sz="4" w:space="0" w:color="auto"/>
            </w:tcBorders>
            <w:shd w:val="clear" w:color="000000" w:fill="ADADAD"/>
            <w:vAlign w:val="center"/>
            <w:hideMark/>
          </w:tcPr>
          <w:p w14:paraId="02493AD5" w14:textId="77777777" w:rsidR="000C0A59" w:rsidRPr="000C0A59" w:rsidRDefault="000C0A59" w:rsidP="000C0A59">
            <w:pPr>
              <w:keepNext w:val="0"/>
              <w:keepLines w:val="0"/>
              <w:jc w:val="center"/>
              <w:rPr>
                <w:b/>
                <w:bCs/>
                <w:color w:val="000000"/>
              </w:rPr>
            </w:pPr>
            <w:r w:rsidRPr="000C0A59">
              <w:rPr>
                <w:b/>
                <w:bCs/>
                <w:color w:val="000000"/>
              </w:rPr>
              <w:t>Tipo</w:t>
            </w:r>
          </w:p>
        </w:tc>
        <w:tc>
          <w:tcPr>
            <w:tcW w:w="6400" w:type="dxa"/>
            <w:tcBorders>
              <w:top w:val="single" w:sz="4" w:space="0" w:color="auto"/>
              <w:left w:val="nil"/>
              <w:bottom w:val="single" w:sz="4" w:space="0" w:color="auto"/>
              <w:right w:val="single" w:sz="4" w:space="0" w:color="auto"/>
            </w:tcBorders>
            <w:shd w:val="clear" w:color="000000" w:fill="ADADAD"/>
            <w:vAlign w:val="center"/>
            <w:hideMark/>
          </w:tcPr>
          <w:p w14:paraId="4E629C19" w14:textId="77777777" w:rsidR="000C0A59" w:rsidRPr="000C0A59" w:rsidRDefault="000C0A59" w:rsidP="000C0A59">
            <w:pPr>
              <w:keepNext w:val="0"/>
              <w:keepLines w:val="0"/>
              <w:jc w:val="center"/>
              <w:rPr>
                <w:b/>
                <w:bCs/>
                <w:color w:val="000000"/>
              </w:rPr>
            </w:pPr>
            <w:r w:rsidRPr="000C0A59">
              <w:rPr>
                <w:b/>
                <w:bCs/>
                <w:color w:val="000000"/>
              </w:rPr>
              <w:t>Descrição</w:t>
            </w:r>
          </w:p>
        </w:tc>
      </w:tr>
      <w:tr w:rsidR="000C0A59" w:rsidRPr="000C0A59" w14:paraId="56524CFD"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6179B1D" w14:textId="77777777" w:rsidR="000C0A59" w:rsidRPr="000C0A59" w:rsidRDefault="000C0A59" w:rsidP="000C0A59">
            <w:pPr>
              <w:keepNext w:val="0"/>
              <w:keepLines w:val="0"/>
              <w:jc w:val="center"/>
              <w:rPr>
                <w:color w:val="000000"/>
              </w:rPr>
            </w:pPr>
            <w:r w:rsidRPr="000C0A59">
              <w:rPr>
                <w:color w:val="000000"/>
              </w:rPr>
              <w:t>RF01</w:t>
            </w:r>
          </w:p>
        </w:tc>
        <w:tc>
          <w:tcPr>
            <w:tcW w:w="1680" w:type="dxa"/>
            <w:tcBorders>
              <w:top w:val="nil"/>
              <w:left w:val="nil"/>
              <w:bottom w:val="single" w:sz="4" w:space="0" w:color="auto"/>
              <w:right w:val="single" w:sz="4" w:space="0" w:color="auto"/>
            </w:tcBorders>
            <w:shd w:val="clear" w:color="000000" w:fill="FFFFFF"/>
            <w:vAlign w:val="center"/>
            <w:hideMark/>
          </w:tcPr>
          <w:p w14:paraId="72A67801" w14:textId="77777777" w:rsidR="000C0A59" w:rsidRPr="000C0A59" w:rsidRDefault="000C0A59" w:rsidP="000C0A59">
            <w:pPr>
              <w:keepNext w:val="0"/>
              <w:keepLines w:val="0"/>
              <w:jc w:val="center"/>
              <w:rPr>
                <w:color w:val="000000"/>
              </w:rPr>
            </w:pPr>
            <w:r w:rsidRPr="000C0A59">
              <w:rPr>
                <w:color w:val="000000"/>
              </w:rPr>
              <w:t>Funcional</w:t>
            </w:r>
          </w:p>
        </w:tc>
        <w:tc>
          <w:tcPr>
            <w:tcW w:w="6400" w:type="dxa"/>
            <w:tcBorders>
              <w:top w:val="nil"/>
              <w:left w:val="nil"/>
              <w:bottom w:val="single" w:sz="4" w:space="0" w:color="auto"/>
              <w:right w:val="single" w:sz="4" w:space="0" w:color="auto"/>
            </w:tcBorders>
            <w:shd w:val="clear" w:color="000000" w:fill="FFFFFF"/>
            <w:vAlign w:val="center"/>
            <w:hideMark/>
          </w:tcPr>
          <w:p w14:paraId="7756C1B6" w14:textId="77777777" w:rsidR="000C0A59" w:rsidRPr="000C0A59" w:rsidRDefault="000C0A59">
            <w:pPr>
              <w:keepNext w:val="0"/>
              <w:keepLines w:val="0"/>
              <w:jc w:val="both"/>
              <w:rPr>
                <w:color w:val="000000"/>
              </w:rPr>
              <w:pPrChange w:id="216" w:author="Dalton Solano dos Reis" w:date="2024-12-06T17:38:00Z" w16du:dateUtc="2024-12-06T20:38:00Z">
                <w:pPr>
                  <w:keepNext w:val="0"/>
                  <w:keepLines w:val="0"/>
                  <w:jc w:val="center"/>
                </w:pPr>
              </w:pPrChange>
            </w:pPr>
            <w:r w:rsidRPr="000C0A59">
              <w:rPr>
                <w:color w:val="000000"/>
              </w:rPr>
              <w:t>Permitir que os usuários naveguem entre categorias de peças do acervo, listando itens organizados por temas ou datas.</w:t>
            </w:r>
          </w:p>
        </w:tc>
      </w:tr>
      <w:tr w:rsidR="000C0A59" w:rsidRPr="000C0A59" w14:paraId="4EDEFEE2"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E607914" w14:textId="77777777" w:rsidR="000C0A59" w:rsidRPr="000C0A59" w:rsidRDefault="000C0A59" w:rsidP="000C0A59">
            <w:pPr>
              <w:keepNext w:val="0"/>
              <w:keepLines w:val="0"/>
              <w:jc w:val="center"/>
              <w:rPr>
                <w:color w:val="000000"/>
              </w:rPr>
            </w:pPr>
            <w:r w:rsidRPr="000C0A59">
              <w:rPr>
                <w:color w:val="000000"/>
              </w:rPr>
              <w:lastRenderedPageBreak/>
              <w:t>RF02</w:t>
            </w:r>
          </w:p>
        </w:tc>
        <w:tc>
          <w:tcPr>
            <w:tcW w:w="1680" w:type="dxa"/>
            <w:tcBorders>
              <w:top w:val="nil"/>
              <w:left w:val="nil"/>
              <w:bottom w:val="single" w:sz="4" w:space="0" w:color="auto"/>
              <w:right w:val="single" w:sz="4" w:space="0" w:color="auto"/>
            </w:tcBorders>
            <w:shd w:val="clear" w:color="000000" w:fill="FFFFFF"/>
            <w:vAlign w:val="center"/>
            <w:hideMark/>
          </w:tcPr>
          <w:p w14:paraId="4611AEB6" w14:textId="77777777" w:rsidR="000C0A59" w:rsidRPr="000C0A59" w:rsidRDefault="000C0A59" w:rsidP="000C0A59">
            <w:pPr>
              <w:keepNext w:val="0"/>
              <w:keepLines w:val="0"/>
              <w:jc w:val="center"/>
              <w:rPr>
                <w:color w:val="000000"/>
              </w:rPr>
            </w:pPr>
            <w:r w:rsidRPr="000C0A59">
              <w:rPr>
                <w:color w:val="000000"/>
              </w:rPr>
              <w:t>Funcional</w:t>
            </w:r>
          </w:p>
        </w:tc>
        <w:tc>
          <w:tcPr>
            <w:tcW w:w="6400" w:type="dxa"/>
            <w:tcBorders>
              <w:top w:val="nil"/>
              <w:left w:val="nil"/>
              <w:bottom w:val="single" w:sz="4" w:space="0" w:color="auto"/>
              <w:right w:val="single" w:sz="4" w:space="0" w:color="auto"/>
            </w:tcBorders>
            <w:shd w:val="clear" w:color="000000" w:fill="FFFFFF"/>
            <w:vAlign w:val="center"/>
            <w:hideMark/>
          </w:tcPr>
          <w:p w14:paraId="2F6849AB" w14:textId="77777777" w:rsidR="000C0A59" w:rsidRPr="000C0A59" w:rsidRDefault="000C0A59">
            <w:pPr>
              <w:keepNext w:val="0"/>
              <w:keepLines w:val="0"/>
              <w:jc w:val="both"/>
              <w:rPr>
                <w:color w:val="000000"/>
              </w:rPr>
              <w:pPrChange w:id="217" w:author="Dalton Solano dos Reis" w:date="2024-12-06T17:38:00Z" w16du:dateUtc="2024-12-06T20:38:00Z">
                <w:pPr>
                  <w:keepNext w:val="0"/>
                  <w:keepLines w:val="0"/>
                  <w:jc w:val="center"/>
                </w:pPr>
              </w:pPrChange>
            </w:pPr>
            <w:r w:rsidRPr="000C0A59">
              <w:rPr>
                <w:color w:val="000000"/>
              </w:rPr>
              <w:t>Disponibilizar informações detalhadas sobre cada peça, incluindo nome, fabricante, ano, descrição e curiosidades.</w:t>
            </w:r>
          </w:p>
        </w:tc>
      </w:tr>
      <w:tr w:rsidR="000C0A59" w:rsidRPr="000C0A59" w14:paraId="2016983E"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5BE5152B" w14:textId="77777777" w:rsidR="000C0A59" w:rsidRPr="000C0A59" w:rsidRDefault="000C0A59" w:rsidP="000C0A59">
            <w:pPr>
              <w:keepNext w:val="0"/>
              <w:keepLines w:val="0"/>
              <w:jc w:val="center"/>
              <w:rPr>
                <w:color w:val="000000"/>
              </w:rPr>
            </w:pPr>
            <w:r w:rsidRPr="000C0A59">
              <w:rPr>
                <w:color w:val="000000"/>
              </w:rPr>
              <w:t>RF03</w:t>
            </w:r>
          </w:p>
        </w:tc>
        <w:tc>
          <w:tcPr>
            <w:tcW w:w="1680" w:type="dxa"/>
            <w:tcBorders>
              <w:top w:val="nil"/>
              <w:left w:val="nil"/>
              <w:bottom w:val="single" w:sz="4" w:space="0" w:color="auto"/>
              <w:right w:val="single" w:sz="4" w:space="0" w:color="auto"/>
            </w:tcBorders>
            <w:shd w:val="clear" w:color="000000" w:fill="FFFFFF"/>
            <w:vAlign w:val="center"/>
            <w:hideMark/>
          </w:tcPr>
          <w:p w14:paraId="7E69F021" w14:textId="77777777" w:rsidR="000C0A59" w:rsidRPr="000C0A59" w:rsidRDefault="000C0A59" w:rsidP="000C0A59">
            <w:pPr>
              <w:keepNext w:val="0"/>
              <w:keepLines w:val="0"/>
              <w:jc w:val="center"/>
              <w:rPr>
                <w:color w:val="000000"/>
              </w:rPr>
            </w:pPr>
            <w:r w:rsidRPr="000C0A59">
              <w:rPr>
                <w:color w:val="000000"/>
              </w:rPr>
              <w:t>Funcional</w:t>
            </w:r>
          </w:p>
        </w:tc>
        <w:tc>
          <w:tcPr>
            <w:tcW w:w="6400" w:type="dxa"/>
            <w:tcBorders>
              <w:top w:val="nil"/>
              <w:left w:val="nil"/>
              <w:bottom w:val="single" w:sz="4" w:space="0" w:color="auto"/>
              <w:right w:val="single" w:sz="4" w:space="0" w:color="auto"/>
            </w:tcBorders>
            <w:shd w:val="clear" w:color="000000" w:fill="FFFFFF"/>
            <w:vAlign w:val="center"/>
            <w:hideMark/>
          </w:tcPr>
          <w:p w14:paraId="412E1634" w14:textId="77777777" w:rsidR="000C0A59" w:rsidRPr="000C0A59" w:rsidRDefault="000C0A59">
            <w:pPr>
              <w:keepNext w:val="0"/>
              <w:keepLines w:val="0"/>
              <w:jc w:val="both"/>
              <w:rPr>
                <w:color w:val="000000"/>
              </w:rPr>
              <w:pPrChange w:id="218" w:author="Dalton Solano dos Reis" w:date="2024-12-06T17:38:00Z" w16du:dateUtc="2024-12-06T20:38:00Z">
                <w:pPr>
                  <w:keepNext w:val="0"/>
                  <w:keepLines w:val="0"/>
                  <w:jc w:val="center"/>
                </w:pPr>
              </w:pPrChange>
            </w:pPr>
            <w:r w:rsidRPr="000C0A59">
              <w:rPr>
                <w:color w:val="000000"/>
              </w:rPr>
              <w:t>Oferecer uma funcionalidade de busca por palavras-chave para localizar peças específicas no acervo.</w:t>
            </w:r>
          </w:p>
        </w:tc>
      </w:tr>
      <w:tr w:rsidR="000C0A59" w:rsidRPr="000C0A59" w14:paraId="0B329EB6"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1DDB43B7" w14:textId="77777777" w:rsidR="000C0A59" w:rsidRPr="000C0A59" w:rsidRDefault="000C0A59" w:rsidP="000C0A59">
            <w:pPr>
              <w:keepNext w:val="0"/>
              <w:keepLines w:val="0"/>
              <w:jc w:val="center"/>
              <w:rPr>
                <w:color w:val="000000"/>
              </w:rPr>
            </w:pPr>
            <w:r w:rsidRPr="000C0A59">
              <w:rPr>
                <w:color w:val="000000"/>
              </w:rPr>
              <w:t>RF04</w:t>
            </w:r>
          </w:p>
        </w:tc>
        <w:tc>
          <w:tcPr>
            <w:tcW w:w="1680" w:type="dxa"/>
            <w:tcBorders>
              <w:top w:val="nil"/>
              <w:left w:val="nil"/>
              <w:bottom w:val="single" w:sz="4" w:space="0" w:color="auto"/>
              <w:right w:val="single" w:sz="4" w:space="0" w:color="auto"/>
            </w:tcBorders>
            <w:shd w:val="clear" w:color="000000" w:fill="FFFFFF"/>
            <w:vAlign w:val="center"/>
            <w:hideMark/>
          </w:tcPr>
          <w:p w14:paraId="7FC17800" w14:textId="77777777" w:rsidR="000C0A59" w:rsidRPr="000C0A59" w:rsidRDefault="000C0A59" w:rsidP="000C0A59">
            <w:pPr>
              <w:keepNext w:val="0"/>
              <w:keepLines w:val="0"/>
              <w:jc w:val="center"/>
              <w:rPr>
                <w:color w:val="000000"/>
              </w:rPr>
            </w:pPr>
            <w:r w:rsidRPr="000C0A59">
              <w:rPr>
                <w:color w:val="000000"/>
              </w:rPr>
              <w:t>Funcional</w:t>
            </w:r>
          </w:p>
        </w:tc>
        <w:tc>
          <w:tcPr>
            <w:tcW w:w="6400" w:type="dxa"/>
            <w:tcBorders>
              <w:top w:val="nil"/>
              <w:left w:val="nil"/>
              <w:bottom w:val="single" w:sz="4" w:space="0" w:color="auto"/>
              <w:right w:val="single" w:sz="4" w:space="0" w:color="auto"/>
            </w:tcBorders>
            <w:shd w:val="clear" w:color="000000" w:fill="FFFFFF"/>
            <w:vAlign w:val="center"/>
            <w:hideMark/>
          </w:tcPr>
          <w:p w14:paraId="3C25A4DE" w14:textId="77777777" w:rsidR="000C0A59" w:rsidRPr="000C0A59" w:rsidRDefault="000C0A59">
            <w:pPr>
              <w:keepNext w:val="0"/>
              <w:keepLines w:val="0"/>
              <w:jc w:val="both"/>
              <w:rPr>
                <w:color w:val="000000"/>
              </w:rPr>
              <w:pPrChange w:id="219" w:author="Dalton Solano dos Reis" w:date="2024-12-06T17:38:00Z" w16du:dateUtc="2024-12-06T20:38:00Z">
                <w:pPr>
                  <w:keepNext w:val="0"/>
                  <w:keepLines w:val="0"/>
                  <w:jc w:val="center"/>
                </w:pPr>
              </w:pPrChange>
            </w:pPr>
            <w:r w:rsidRPr="000C0A59">
              <w:rPr>
                <w:color w:val="000000"/>
              </w:rPr>
              <w:t>Exibir uma linha do tempo interativa que organize as peças de acordo com seu contexto histórico.</w:t>
            </w:r>
          </w:p>
        </w:tc>
      </w:tr>
      <w:tr w:rsidR="000C0A59" w:rsidRPr="000C0A59" w14:paraId="1ACA3856"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FFF593A" w14:textId="77777777" w:rsidR="000C0A59" w:rsidRPr="000C0A59" w:rsidRDefault="000C0A59" w:rsidP="000C0A59">
            <w:pPr>
              <w:keepNext w:val="0"/>
              <w:keepLines w:val="0"/>
              <w:jc w:val="center"/>
              <w:rPr>
                <w:color w:val="000000"/>
              </w:rPr>
            </w:pPr>
            <w:r w:rsidRPr="000C0A59">
              <w:rPr>
                <w:color w:val="000000"/>
              </w:rPr>
              <w:t>RF05</w:t>
            </w:r>
          </w:p>
        </w:tc>
        <w:tc>
          <w:tcPr>
            <w:tcW w:w="1680" w:type="dxa"/>
            <w:tcBorders>
              <w:top w:val="nil"/>
              <w:left w:val="nil"/>
              <w:bottom w:val="single" w:sz="4" w:space="0" w:color="auto"/>
              <w:right w:val="single" w:sz="4" w:space="0" w:color="auto"/>
            </w:tcBorders>
            <w:shd w:val="clear" w:color="000000" w:fill="FFFFFF"/>
            <w:vAlign w:val="center"/>
            <w:hideMark/>
          </w:tcPr>
          <w:p w14:paraId="720EC6E1" w14:textId="77777777" w:rsidR="000C0A59" w:rsidRPr="000C0A59" w:rsidRDefault="000C0A59" w:rsidP="000C0A59">
            <w:pPr>
              <w:keepNext w:val="0"/>
              <w:keepLines w:val="0"/>
              <w:jc w:val="center"/>
              <w:rPr>
                <w:color w:val="000000"/>
              </w:rPr>
            </w:pPr>
            <w:r w:rsidRPr="000C0A59">
              <w:rPr>
                <w:color w:val="000000"/>
              </w:rPr>
              <w:t>Funcional</w:t>
            </w:r>
          </w:p>
        </w:tc>
        <w:tc>
          <w:tcPr>
            <w:tcW w:w="6400" w:type="dxa"/>
            <w:tcBorders>
              <w:top w:val="nil"/>
              <w:left w:val="nil"/>
              <w:bottom w:val="single" w:sz="4" w:space="0" w:color="auto"/>
              <w:right w:val="single" w:sz="4" w:space="0" w:color="auto"/>
            </w:tcBorders>
            <w:shd w:val="clear" w:color="000000" w:fill="FFFFFF"/>
            <w:vAlign w:val="center"/>
            <w:hideMark/>
          </w:tcPr>
          <w:p w14:paraId="3BF0AA83" w14:textId="77777777" w:rsidR="000C0A59" w:rsidRPr="000C0A59" w:rsidRDefault="000C0A59">
            <w:pPr>
              <w:keepNext w:val="0"/>
              <w:keepLines w:val="0"/>
              <w:jc w:val="both"/>
              <w:rPr>
                <w:color w:val="000000"/>
              </w:rPr>
              <w:pPrChange w:id="220" w:author="Dalton Solano dos Reis" w:date="2024-12-06T17:38:00Z" w16du:dateUtc="2024-12-06T20:38:00Z">
                <w:pPr>
                  <w:keepNext w:val="0"/>
                  <w:keepLines w:val="0"/>
                  <w:jc w:val="center"/>
                </w:pPr>
              </w:pPrChange>
            </w:pPr>
            <w:r w:rsidRPr="000C0A59">
              <w:rPr>
                <w:color w:val="000000"/>
              </w:rPr>
              <w:t xml:space="preserve">Fornecer uma funcionalidade de leitura de </w:t>
            </w:r>
            <w:proofErr w:type="spellStart"/>
            <w:r w:rsidRPr="000C0A59">
              <w:rPr>
                <w:color w:val="000000"/>
              </w:rPr>
              <w:t>QRCodes</w:t>
            </w:r>
            <w:proofErr w:type="spellEnd"/>
            <w:r w:rsidRPr="000C0A59">
              <w:rPr>
                <w:color w:val="000000"/>
              </w:rPr>
              <w:t xml:space="preserve"> anexados às peças físicas da exposição para acessar informações digitais.</w:t>
            </w:r>
          </w:p>
        </w:tc>
      </w:tr>
      <w:tr w:rsidR="000C0A59" w:rsidRPr="000C0A59" w14:paraId="502E8269"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5ADFFF6D" w14:textId="77777777" w:rsidR="000C0A59" w:rsidRPr="000C0A59" w:rsidRDefault="000C0A59" w:rsidP="000C0A59">
            <w:pPr>
              <w:keepNext w:val="0"/>
              <w:keepLines w:val="0"/>
              <w:jc w:val="center"/>
              <w:rPr>
                <w:color w:val="000000"/>
              </w:rPr>
            </w:pPr>
            <w:r w:rsidRPr="000C0A59">
              <w:rPr>
                <w:color w:val="000000"/>
              </w:rPr>
              <w:t>RF06</w:t>
            </w:r>
          </w:p>
        </w:tc>
        <w:tc>
          <w:tcPr>
            <w:tcW w:w="1680" w:type="dxa"/>
            <w:tcBorders>
              <w:top w:val="nil"/>
              <w:left w:val="nil"/>
              <w:bottom w:val="single" w:sz="4" w:space="0" w:color="auto"/>
              <w:right w:val="single" w:sz="4" w:space="0" w:color="auto"/>
            </w:tcBorders>
            <w:shd w:val="clear" w:color="000000" w:fill="FFFFFF"/>
            <w:vAlign w:val="center"/>
            <w:hideMark/>
          </w:tcPr>
          <w:p w14:paraId="5E56DDAD" w14:textId="77777777" w:rsidR="000C0A59" w:rsidRPr="000C0A59" w:rsidRDefault="000C0A59" w:rsidP="000C0A59">
            <w:pPr>
              <w:keepNext w:val="0"/>
              <w:keepLines w:val="0"/>
              <w:jc w:val="center"/>
              <w:rPr>
                <w:color w:val="000000"/>
              </w:rPr>
            </w:pPr>
            <w:r w:rsidRPr="000C0A59">
              <w:rPr>
                <w:color w:val="000000"/>
              </w:rPr>
              <w:t>Funcional</w:t>
            </w:r>
          </w:p>
        </w:tc>
        <w:tc>
          <w:tcPr>
            <w:tcW w:w="6400" w:type="dxa"/>
            <w:tcBorders>
              <w:top w:val="nil"/>
              <w:left w:val="nil"/>
              <w:bottom w:val="single" w:sz="4" w:space="0" w:color="auto"/>
              <w:right w:val="single" w:sz="4" w:space="0" w:color="auto"/>
            </w:tcBorders>
            <w:shd w:val="clear" w:color="000000" w:fill="FFFFFF"/>
            <w:vAlign w:val="center"/>
            <w:hideMark/>
          </w:tcPr>
          <w:p w14:paraId="458310F6" w14:textId="77777777" w:rsidR="000C0A59" w:rsidRPr="000C0A59" w:rsidRDefault="000C0A59">
            <w:pPr>
              <w:keepNext w:val="0"/>
              <w:keepLines w:val="0"/>
              <w:jc w:val="both"/>
              <w:rPr>
                <w:color w:val="000000"/>
              </w:rPr>
              <w:pPrChange w:id="221" w:author="Dalton Solano dos Reis" w:date="2024-12-06T17:38:00Z" w16du:dateUtc="2024-12-06T20:38:00Z">
                <w:pPr>
                  <w:keepNext w:val="0"/>
                  <w:keepLines w:val="0"/>
                  <w:jc w:val="center"/>
                </w:pPr>
              </w:pPrChange>
            </w:pPr>
            <w:r w:rsidRPr="000C0A59">
              <w:rPr>
                <w:color w:val="000000"/>
              </w:rPr>
              <w:t>Incluir um módulo de jogos interativos (</w:t>
            </w:r>
            <w:proofErr w:type="spellStart"/>
            <w:r w:rsidRPr="000C0A59">
              <w:rPr>
                <w:color w:val="000000"/>
              </w:rPr>
              <w:t>quizzes</w:t>
            </w:r>
            <w:proofErr w:type="spellEnd"/>
            <w:r w:rsidRPr="000C0A59">
              <w:rPr>
                <w:color w:val="000000"/>
              </w:rPr>
              <w:t>), como perguntas e respostas ou desafios com base no acervo exibido.</w:t>
            </w:r>
          </w:p>
        </w:tc>
      </w:tr>
      <w:tr w:rsidR="000C0A59" w:rsidRPr="000C0A59" w14:paraId="1FA12C5B"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34DD634" w14:textId="77777777" w:rsidR="000C0A59" w:rsidRPr="000C0A59" w:rsidRDefault="000C0A59" w:rsidP="000C0A59">
            <w:pPr>
              <w:keepNext w:val="0"/>
              <w:keepLines w:val="0"/>
              <w:jc w:val="center"/>
              <w:rPr>
                <w:color w:val="000000"/>
              </w:rPr>
            </w:pPr>
            <w:r w:rsidRPr="000C0A59">
              <w:rPr>
                <w:color w:val="000000"/>
              </w:rPr>
              <w:t>RNF02</w:t>
            </w:r>
          </w:p>
        </w:tc>
        <w:tc>
          <w:tcPr>
            <w:tcW w:w="1680" w:type="dxa"/>
            <w:tcBorders>
              <w:top w:val="nil"/>
              <w:left w:val="nil"/>
              <w:bottom w:val="single" w:sz="4" w:space="0" w:color="auto"/>
              <w:right w:val="single" w:sz="4" w:space="0" w:color="auto"/>
            </w:tcBorders>
            <w:shd w:val="clear" w:color="000000" w:fill="FFFFFF"/>
            <w:vAlign w:val="center"/>
            <w:hideMark/>
          </w:tcPr>
          <w:p w14:paraId="7C1F5D7B" w14:textId="77777777" w:rsidR="000C0A59" w:rsidRPr="000C0A59" w:rsidRDefault="000C0A59" w:rsidP="000C0A59">
            <w:pPr>
              <w:keepNext w:val="0"/>
              <w:keepLines w:val="0"/>
              <w:jc w:val="center"/>
              <w:rPr>
                <w:color w:val="000000"/>
              </w:rPr>
            </w:pPr>
            <w:r w:rsidRPr="000C0A59">
              <w:rPr>
                <w:color w:val="000000"/>
              </w:rPr>
              <w:t>Não Funcional</w:t>
            </w:r>
          </w:p>
        </w:tc>
        <w:tc>
          <w:tcPr>
            <w:tcW w:w="6400" w:type="dxa"/>
            <w:tcBorders>
              <w:top w:val="nil"/>
              <w:left w:val="nil"/>
              <w:bottom w:val="single" w:sz="4" w:space="0" w:color="auto"/>
              <w:right w:val="single" w:sz="4" w:space="0" w:color="auto"/>
            </w:tcBorders>
            <w:shd w:val="clear" w:color="000000" w:fill="FFFFFF"/>
            <w:vAlign w:val="center"/>
            <w:hideMark/>
          </w:tcPr>
          <w:p w14:paraId="5A523AA8" w14:textId="77777777" w:rsidR="000C0A59" w:rsidRPr="000C0A59" w:rsidRDefault="000C0A59">
            <w:pPr>
              <w:keepNext w:val="0"/>
              <w:keepLines w:val="0"/>
              <w:jc w:val="both"/>
              <w:rPr>
                <w:color w:val="000000"/>
              </w:rPr>
              <w:pPrChange w:id="222" w:author="Dalton Solano dos Reis" w:date="2024-12-06T17:38:00Z" w16du:dateUtc="2024-12-06T20:38:00Z">
                <w:pPr>
                  <w:keepNext w:val="0"/>
                  <w:keepLines w:val="0"/>
                  <w:jc w:val="center"/>
                </w:pPr>
              </w:pPrChange>
            </w:pPr>
            <w:r w:rsidRPr="000C0A59">
              <w:rPr>
                <w:color w:val="000000"/>
              </w:rPr>
              <w:t xml:space="preserve">O </w:t>
            </w:r>
            <w:commentRangeStart w:id="223"/>
            <w:r w:rsidRPr="000C0A59">
              <w:rPr>
                <w:color w:val="000000"/>
              </w:rPr>
              <w:t>aplicativo deve carregar telas em até 2 segundos</w:t>
            </w:r>
            <w:commentRangeEnd w:id="223"/>
            <w:r w:rsidR="00E90DAA">
              <w:rPr>
                <w:rStyle w:val="Refdecomentrio"/>
              </w:rPr>
              <w:commentReference w:id="223"/>
            </w:r>
            <w:r w:rsidRPr="000C0A59">
              <w:rPr>
                <w:color w:val="000000"/>
              </w:rPr>
              <w:t>, garantindo uma experiência de navegação fluida.</w:t>
            </w:r>
          </w:p>
        </w:tc>
      </w:tr>
      <w:tr w:rsidR="000C0A59" w:rsidRPr="000C0A59" w14:paraId="729611B1"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052F5310" w14:textId="77777777" w:rsidR="000C0A59" w:rsidRPr="000C0A59" w:rsidRDefault="000C0A59" w:rsidP="000C0A59">
            <w:pPr>
              <w:keepNext w:val="0"/>
              <w:keepLines w:val="0"/>
              <w:jc w:val="center"/>
              <w:rPr>
                <w:color w:val="000000"/>
              </w:rPr>
            </w:pPr>
            <w:r w:rsidRPr="000C0A59">
              <w:rPr>
                <w:color w:val="000000"/>
              </w:rPr>
              <w:t>RNF03</w:t>
            </w:r>
          </w:p>
        </w:tc>
        <w:tc>
          <w:tcPr>
            <w:tcW w:w="1680" w:type="dxa"/>
            <w:tcBorders>
              <w:top w:val="nil"/>
              <w:left w:val="nil"/>
              <w:bottom w:val="single" w:sz="4" w:space="0" w:color="auto"/>
              <w:right w:val="single" w:sz="4" w:space="0" w:color="auto"/>
            </w:tcBorders>
            <w:shd w:val="clear" w:color="000000" w:fill="FFFFFF"/>
            <w:vAlign w:val="center"/>
            <w:hideMark/>
          </w:tcPr>
          <w:p w14:paraId="0392428A" w14:textId="77777777" w:rsidR="000C0A59" w:rsidRPr="000C0A59" w:rsidRDefault="000C0A59" w:rsidP="000C0A59">
            <w:pPr>
              <w:keepNext w:val="0"/>
              <w:keepLines w:val="0"/>
              <w:jc w:val="center"/>
              <w:rPr>
                <w:color w:val="000000"/>
              </w:rPr>
            </w:pPr>
            <w:r w:rsidRPr="000C0A59">
              <w:rPr>
                <w:color w:val="000000"/>
              </w:rPr>
              <w:t>Não Funcional</w:t>
            </w:r>
          </w:p>
        </w:tc>
        <w:tc>
          <w:tcPr>
            <w:tcW w:w="6400" w:type="dxa"/>
            <w:tcBorders>
              <w:top w:val="nil"/>
              <w:left w:val="nil"/>
              <w:bottom w:val="single" w:sz="4" w:space="0" w:color="auto"/>
              <w:right w:val="single" w:sz="4" w:space="0" w:color="auto"/>
            </w:tcBorders>
            <w:shd w:val="clear" w:color="000000" w:fill="FFFFFF"/>
            <w:vAlign w:val="center"/>
            <w:hideMark/>
          </w:tcPr>
          <w:p w14:paraId="1D0F64AD" w14:textId="77777777" w:rsidR="000C0A59" w:rsidRPr="000C0A59" w:rsidRDefault="000C0A59">
            <w:pPr>
              <w:keepNext w:val="0"/>
              <w:keepLines w:val="0"/>
              <w:jc w:val="both"/>
              <w:rPr>
                <w:color w:val="000000"/>
              </w:rPr>
              <w:pPrChange w:id="224" w:author="Dalton Solano dos Reis" w:date="2024-12-06T17:38:00Z" w16du:dateUtc="2024-12-06T20:38:00Z">
                <w:pPr>
                  <w:keepNext w:val="0"/>
                  <w:keepLines w:val="0"/>
                  <w:jc w:val="center"/>
                </w:pPr>
              </w:pPrChange>
            </w:pPr>
            <w:r w:rsidRPr="000C0A59">
              <w:rPr>
                <w:color w:val="000000"/>
              </w:rPr>
              <w:t>A interface deve seguir diretrizes de design amigável e responsivo, adaptando-se a diferentes tamanhos de tela.</w:t>
            </w:r>
          </w:p>
        </w:tc>
      </w:tr>
      <w:tr w:rsidR="000C0A59" w:rsidRPr="000C0A59" w14:paraId="00C4DEE5"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0231B322" w14:textId="77777777" w:rsidR="000C0A59" w:rsidRPr="000C0A59" w:rsidRDefault="000C0A59" w:rsidP="000C0A59">
            <w:pPr>
              <w:keepNext w:val="0"/>
              <w:keepLines w:val="0"/>
              <w:jc w:val="center"/>
              <w:rPr>
                <w:color w:val="000000"/>
              </w:rPr>
            </w:pPr>
            <w:r w:rsidRPr="000C0A59">
              <w:rPr>
                <w:color w:val="000000"/>
              </w:rPr>
              <w:t>RNF06</w:t>
            </w:r>
          </w:p>
        </w:tc>
        <w:tc>
          <w:tcPr>
            <w:tcW w:w="1680" w:type="dxa"/>
            <w:tcBorders>
              <w:top w:val="nil"/>
              <w:left w:val="nil"/>
              <w:bottom w:val="single" w:sz="4" w:space="0" w:color="auto"/>
              <w:right w:val="single" w:sz="4" w:space="0" w:color="auto"/>
            </w:tcBorders>
            <w:shd w:val="clear" w:color="000000" w:fill="FFFFFF"/>
            <w:vAlign w:val="center"/>
            <w:hideMark/>
          </w:tcPr>
          <w:p w14:paraId="47B1CE55" w14:textId="77777777" w:rsidR="000C0A59" w:rsidRPr="000C0A59" w:rsidRDefault="000C0A59" w:rsidP="000C0A59">
            <w:pPr>
              <w:keepNext w:val="0"/>
              <w:keepLines w:val="0"/>
              <w:jc w:val="center"/>
              <w:rPr>
                <w:color w:val="000000"/>
              </w:rPr>
            </w:pPr>
            <w:r w:rsidRPr="000C0A59">
              <w:rPr>
                <w:color w:val="000000"/>
              </w:rPr>
              <w:t>Não Funcional</w:t>
            </w:r>
          </w:p>
        </w:tc>
        <w:tc>
          <w:tcPr>
            <w:tcW w:w="6400" w:type="dxa"/>
            <w:tcBorders>
              <w:top w:val="nil"/>
              <w:left w:val="nil"/>
              <w:bottom w:val="single" w:sz="4" w:space="0" w:color="auto"/>
              <w:right w:val="single" w:sz="4" w:space="0" w:color="auto"/>
            </w:tcBorders>
            <w:shd w:val="clear" w:color="000000" w:fill="FFFFFF"/>
            <w:vAlign w:val="center"/>
            <w:hideMark/>
          </w:tcPr>
          <w:p w14:paraId="0B456874" w14:textId="77777777" w:rsidR="000C0A59" w:rsidRPr="000C0A59" w:rsidRDefault="000C0A59">
            <w:pPr>
              <w:keepNext w:val="0"/>
              <w:keepLines w:val="0"/>
              <w:jc w:val="both"/>
              <w:rPr>
                <w:color w:val="000000"/>
              </w:rPr>
              <w:pPrChange w:id="225" w:author="Dalton Solano dos Reis" w:date="2024-12-06T17:38:00Z" w16du:dateUtc="2024-12-06T20:38:00Z">
                <w:pPr>
                  <w:keepNext w:val="0"/>
                  <w:keepLines w:val="0"/>
                  <w:jc w:val="center"/>
                </w:pPr>
              </w:pPrChange>
            </w:pPr>
            <w:r w:rsidRPr="000C0A59">
              <w:rPr>
                <w:color w:val="000000"/>
              </w:rPr>
              <w:t>O sistema deve ser escalável, permitindo a adição de novas peças, categorias e funcionalidades sem comprometer o desempenho.</w:t>
            </w:r>
          </w:p>
        </w:tc>
      </w:tr>
      <w:tr w:rsidR="000C0A59" w:rsidRPr="000C0A59" w14:paraId="3B5F581D"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1BA7A5E0" w14:textId="77777777" w:rsidR="000C0A59" w:rsidRPr="000C0A59" w:rsidRDefault="000C0A59" w:rsidP="000C0A59">
            <w:pPr>
              <w:keepNext w:val="0"/>
              <w:keepLines w:val="0"/>
              <w:jc w:val="center"/>
              <w:rPr>
                <w:color w:val="000000"/>
              </w:rPr>
            </w:pPr>
            <w:r w:rsidRPr="000C0A59">
              <w:rPr>
                <w:color w:val="000000"/>
              </w:rPr>
              <w:t>RNF07</w:t>
            </w:r>
          </w:p>
        </w:tc>
        <w:tc>
          <w:tcPr>
            <w:tcW w:w="1680" w:type="dxa"/>
            <w:tcBorders>
              <w:top w:val="nil"/>
              <w:left w:val="nil"/>
              <w:bottom w:val="single" w:sz="4" w:space="0" w:color="auto"/>
              <w:right w:val="single" w:sz="4" w:space="0" w:color="auto"/>
            </w:tcBorders>
            <w:shd w:val="clear" w:color="000000" w:fill="FFFFFF"/>
            <w:vAlign w:val="center"/>
            <w:hideMark/>
          </w:tcPr>
          <w:p w14:paraId="09933C13" w14:textId="77777777" w:rsidR="000C0A59" w:rsidRPr="000C0A59" w:rsidRDefault="000C0A59" w:rsidP="000C0A59">
            <w:pPr>
              <w:keepNext w:val="0"/>
              <w:keepLines w:val="0"/>
              <w:jc w:val="center"/>
              <w:rPr>
                <w:color w:val="000000"/>
              </w:rPr>
            </w:pPr>
            <w:r w:rsidRPr="000C0A59">
              <w:rPr>
                <w:color w:val="000000"/>
              </w:rPr>
              <w:t>Não Funcional</w:t>
            </w:r>
          </w:p>
        </w:tc>
        <w:tc>
          <w:tcPr>
            <w:tcW w:w="6400" w:type="dxa"/>
            <w:tcBorders>
              <w:top w:val="nil"/>
              <w:left w:val="nil"/>
              <w:bottom w:val="single" w:sz="4" w:space="0" w:color="auto"/>
              <w:right w:val="single" w:sz="4" w:space="0" w:color="auto"/>
            </w:tcBorders>
            <w:shd w:val="clear" w:color="000000" w:fill="FFFFFF"/>
            <w:vAlign w:val="center"/>
            <w:hideMark/>
          </w:tcPr>
          <w:p w14:paraId="70745EA2" w14:textId="77777777" w:rsidR="000C0A59" w:rsidRPr="000C0A59" w:rsidRDefault="000C0A59">
            <w:pPr>
              <w:keepNext w:val="0"/>
              <w:keepLines w:val="0"/>
              <w:jc w:val="both"/>
              <w:rPr>
                <w:color w:val="000000"/>
              </w:rPr>
              <w:pPrChange w:id="226" w:author="Dalton Solano dos Reis" w:date="2024-12-06T17:38:00Z" w16du:dateUtc="2024-12-06T20:38:00Z">
                <w:pPr>
                  <w:keepNext w:val="0"/>
                  <w:keepLines w:val="0"/>
                  <w:jc w:val="center"/>
                </w:pPr>
              </w:pPrChange>
            </w:pPr>
            <w:r w:rsidRPr="000C0A59">
              <w:rPr>
                <w:color w:val="000000"/>
              </w:rPr>
              <w:t>Garantir que as funcionalidades principais sejam acessíveis para usuários com pouca familiaridade tecnológica.</w:t>
            </w:r>
          </w:p>
        </w:tc>
      </w:tr>
      <w:tr w:rsidR="000C0A59" w:rsidRPr="000C0A59" w14:paraId="7BE7FD97"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53C417F1" w14:textId="77777777" w:rsidR="000C0A59" w:rsidRPr="000C0A59" w:rsidRDefault="000C0A59" w:rsidP="000C0A59">
            <w:pPr>
              <w:keepNext w:val="0"/>
              <w:keepLines w:val="0"/>
              <w:jc w:val="center"/>
              <w:rPr>
                <w:color w:val="000000"/>
              </w:rPr>
            </w:pPr>
            <w:r w:rsidRPr="000C0A59">
              <w:rPr>
                <w:color w:val="000000"/>
              </w:rPr>
              <w:t>RNF08</w:t>
            </w:r>
          </w:p>
        </w:tc>
        <w:tc>
          <w:tcPr>
            <w:tcW w:w="1680" w:type="dxa"/>
            <w:tcBorders>
              <w:top w:val="nil"/>
              <w:left w:val="nil"/>
              <w:bottom w:val="single" w:sz="4" w:space="0" w:color="auto"/>
              <w:right w:val="single" w:sz="4" w:space="0" w:color="auto"/>
            </w:tcBorders>
            <w:shd w:val="clear" w:color="000000" w:fill="FFFFFF"/>
            <w:vAlign w:val="center"/>
            <w:hideMark/>
          </w:tcPr>
          <w:p w14:paraId="24D7565D" w14:textId="77777777" w:rsidR="000C0A59" w:rsidRPr="000C0A59" w:rsidRDefault="000C0A59" w:rsidP="000C0A59">
            <w:pPr>
              <w:keepNext w:val="0"/>
              <w:keepLines w:val="0"/>
              <w:jc w:val="center"/>
              <w:rPr>
                <w:color w:val="000000"/>
              </w:rPr>
            </w:pPr>
            <w:r w:rsidRPr="000C0A59">
              <w:rPr>
                <w:color w:val="000000"/>
              </w:rPr>
              <w:t>Não Funcional</w:t>
            </w:r>
          </w:p>
        </w:tc>
        <w:tc>
          <w:tcPr>
            <w:tcW w:w="6400" w:type="dxa"/>
            <w:tcBorders>
              <w:top w:val="nil"/>
              <w:left w:val="nil"/>
              <w:bottom w:val="single" w:sz="4" w:space="0" w:color="auto"/>
              <w:right w:val="single" w:sz="4" w:space="0" w:color="auto"/>
            </w:tcBorders>
            <w:shd w:val="clear" w:color="000000" w:fill="FFFFFF"/>
            <w:vAlign w:val="center"/>
            <w:hideMark/>
          </w:tcPr>
          <w:p w14:paraId="7418F125" w14:textId="77777777" w:rsidR="000C0A59" w:rsidRPr="000C0A59" w:rsidRDefault="000C0A59">
            <w:pPr>
              <w:keepNext w:val="0"/>
              <w:keepLines w:val="0"/>
              <w:jc w:val="both"/>
              <w:rPr>
                <w:color w:val="000000"/>
              </w:rPr>
              <w:pPrChange w:id="227" w:author="Dalton Solano dos Reis" w:date="2024-12-06T17:38:00Z" w16du:dateUtc="2024-12-06T20:38:00Z">
                <w:pPr>
                  <w:keepNext w:val="0"/>
                  <w:keepLines w:val="0"/>
                  <w:jc w:val="center"/>
                </w:pPr>
              </w:pPrChange>
            </w:pPr>
            <w:r w:rsidRPr="000C0A59">
              <w:rPr>
                <w:color w:val="000000"/>
              </w:rPr>
              <w:t xml:space="preserve">O sistema deve ser capaz de funcionar em condições adversas, como </w:t>
            </w:r>
            <w:commentRangeStart w:id="228"/>
            <w:r w:rsidRPr="000C0A59">
              <w:rPr>
                <w:color w:val="000000"/>
              </w:rPr>
              <w:t xml:space="preserve">baixa iluminação para leitura de </w:t>
            </w:r>
            <w:proofErr w:type="spellStart"/>
            <w:r w:rsidRPr="000C0A59">
              <w:rPr>
                <w:color w:val="000000"/>
              </w:rPr>
              <w:t>QRCodes</w:t>
            </w:r>
            <w:commentRangeEnd w:id="228"/>
            <w:proofErr w:type="spellEnd"/>
            <w:r w:rsidR="00E90DAA">
              <w:rPr>
                <w:rStyle w:val="Refdecomentrio"/>
              </w:rPr>
              <w:commentReference w:id="228"/>
            </w:r>
            <w:r w:rsidRPr="000C0A59">
              <w:rPr>
                <w:color w:val="000000"/>
              </w:rPr>
              <w:t>.</w:t>
            </w:r>
          </w:p>
        </w:tc>
      </w:tr>
    </w:tbl>
    <w:p w14:paraId="542AA1E8" w14:textId="751F9F4E" w:rsidR="000C0A59" w:rsidRDefault="008F070C" w:rsidP="008F070C">
      <w:pPr>
        <w:pStyle w:val="TF-FONTE"/>
      </w:pPr>
      <w:r>
        <w:t>Fonte: elaborado pelos autores (2024).</w:t>
      </w:r>
    </w:p>
    <w:p w14:paraId="11471968" w14:textId="1AA34458" w:rsidR="008F070C" w:rsidRDefault="008F070C" w:rsidP="008F070C">
      <w:pPr>
        <w:pStyle w:val="Ttulo3"/>
      </w:pPr>
      <w:bookmarkStart w:id="229" w:name="_Toc184063309"/>
      <w:r>
        <w:t>DIAGRAMA DE NAVEGAÇÃO</w:t>
      </w:r>
      <w:bookmarkEnd w:id="229"/>
      <w:r>
        <w:t xml:space="preserve"> </w:t>
      </w:r>
    </w:p>
    <w:p w14:paraId="3DB9385A" w14:textId="4BC05CE8" w:rsidR="007A3900" w:rsidRDefault="007A3900" w:rsidP="007433CD">
      <w:pPr>
        <w:pStyle w:val="TF-TEXTO"/>
      </w:pPr>
      <w:r w:rsidRPr="007A3900">
        <w:t xml:space="preserve">O diagrama de navegação apresentado na </w:t>
      </w:r>
      <w:r>
        <w:fldChar w:fldCharType="begin"/>
      </w:r>
      <w:r>
        <w:instrText xml:space="preserve"> REF _Ref184246100 \h </w:instrText>
      </w:r>
      <w:r>
        <w:fldChar w:fldCharType="separate"/>
      </w:r>
      <w:r>
        <w:t xml:space="preserve">Figura </w:t>
      </w:r>
      <w:r>
        <w:rPr>
          <w:noProof/>
        </w:rPr>
        <w:t>2</w:t>
      </w:r>
      <w:r>
        <w:fldChar w:fldCharType="end"/>
      </w:r>
      <w:r w:rsidRPr="007A3900">
        <w:t xml:space="preserve"> ilustra os fluxos entre as telas do aplicativo </w:t>
      </w:r>
      <w:proofErr w:type="spellStart"/>
      <w:r w:rsidRPr="007A3900">
        <w:t>RetroTech</w:t>
      </w:r>
      <w:proofErr w:type="spellEnd"/>
      <w:r w:rsidRPr="007A3900">
        <w:t xml:space="preserve"> </w:t>
      </w:r>
      <w:proofErr w:type="spellStart"/>
      <w:r w:rsidRPr="007A3900">
        <w:t>Showcase</w:t>
      </w:r>
      <w:proofErr w:type="spellEnd"/>
      <w:r w:rsidRPr="007A3900">
        <w:t xml:space="preserve">, destacando como os módulos se conectam para proporcionar uma experiência de uso coesa e intuitiva. Cada elemento do diagrama representa uma funcionalidade-chave ou ponto de interação do aplicativo, enquanto as linhas indicam os fluxos de navegação entre as telas. As conexões entre as telas são organizadas de forma a suportar os objetivos de acessibilidade, simplicidade e modularidade. </w:t>
      </w:r>
    </w:p>
    <w:p w14:paraId="7C4ADDF7" w14:textId="723B73F1" w:rsidR="007433CD" w:rsidRDefault="007A3900" w:rsidP="007433CD">
      <w:pPr>
        <w:pStyle w:val="TF-TEXTO"/>
      </w:pPr>
      <w:r w:rsidRPr="007A3900">
        <w:t xml:space="preserve">O aplicativo inicia na tela </w:t>
      </w:r>
      <w:proofErr w:type="spellStart"/>
      <w:r w:rsidRPr="007A3900">
        <w:rPr>
          <w:rStyle w:val="TF-COURIER10"/>
        </w:rPr>
        <w:t>About</w:t>
      </w:r>
      <w:proofErr w:type="spellEnd"/>
      <w:r w:rsidRPr="007A3900">
        <w:t xml:space="preserve">, que serve como ponto de partida para apresentar o propósito do sistema e suas funcionalidades. A partir dela, o usuário pode navegar para outras telas principais, como </w:t>
      </w:r>
      <w:proofErr w:type="spellStart"/>
      <w:r w:rsidRPr="007A3900">
        <w:rPr>
          <w:rStyle w:val="TF-COURIER10"/>
        </w:rPr>
        <w:t>Categories</w:t>
      </w:r>
      <w:proofErr w:type="spellEnd"/>
      <w:r w:rsidRPr="007A3900">
        <w:t xml:space="preserve">, que exibe a listagem por categorias das peças do acervo, e </w:t>
      </w:r>
      <w:proofErr w:type="spellStart"/>
      <w:r w:rsidRPr="007A3900">
        <w:rPr>
          <w:rStyle w:val="TF-COURIER10"/>
        </w:rPr>
        <w:t>Timeline</w:t>
      </w:r>
      <w:proofErr w:type="spellEnd"/>
      <w:r w:rsidRPr="007A3900">
        <w:t xml:space="preserve">, que fornece uma visão histórica do acervo organizado por períodos. Cada uma dessas telas é projetada para conectar o usuário a funcionalidades mais específicas. Por exemplo, da tela </w:t>
      </w:r>
      <w:proofErr w:type="spellStart"/>
      <w:r w:rsidRPr="007A3900">
        <w:rPr>
          <w:rStyle w:val="TF-COURIER10"/>
        </w:rPr>
        <w:t>Categories</w:t>
      </w:r>
      <w:proofErr w:type="spellEnd"/>
      <w:r w:rsidRPr="007A3900">
        <w:t xml:space="preserve">, o usuário pode acessar a tela </w:t>
      </w:r>
      <w:r w:rsidRPr="007A3900">
        <w:rPr>
          <w:rStyle w:val="TF-COURIER10"/>
        </w:rPr>
        <w:t>Item</w:t>
      </w:r>
      <w:r w:rsidRPr="007A3900">
        <w:t>, que exibe os detalhes técnicos das peças, ou retornar à tela inicial.</w:t>
      </w:r>
    </w:p>
    <w:p w14:paraId="526FC77B" w14:textId="538D2C49" w:rsidR="004D3A05" w:rsidRDefault="004D3A05" w:rsidP="004D3A05">
      <w:pPr>
        <w:pStyle w:val="TF-LEGENDA"/>
      </w:pPr>
      <w:bookmarkStart w:id="230" w:name="_Ref184246100"/>
      <w:r>
        <w:lastRenderedPageBreak/>
        <w:t xml:space="preserve">Figura </w:t>
      </w:r>
      <w:fldSimple w:instr=" SEQ Figura \* ARABIC ">
        <w:r w:rsidR="00310775">
          <w:rPr>
            <w:noProof/>
          </w:rPr>
          <w:t>2</w:t>
        </w:r>
      </w:fldSimple>
      <w:bookmarkEnd w:id="230"/>
      <w:r>
        <w:t xml:space="preserve"> – Diagrama de navegação</w:t>
      </w:r>
    </w:p>
    <w:p w14:paraId="1DA31559" w14:textId="59F44821" w:rsidR="007433CD" w:rsidRDefault="007433CD" w:rsidP="007433CD">
      <w:pPr>
        <w:pStyle w:val="TF-FIGURA"/>
      </w:pPr>
      <w:r>
        <w:rPr>
          <w:noProof/>
        </w:rPr>
        <w:drawing>
          <wp:inline distT="0" distB="0" distL="0" distR="0" wp14:anchorId="33F255B4" wp14:editId="05569A94">
            <wp:extent cx="5748655" cy="3283585"/>
            <wp:effectExtent l="19050" t="19050" r="23495" b="12065"/>
            <wp:docPr id="15482780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3283585"/>
                    </a:xfrm>
                    <a:prstGeom prst="rect">
                      <a:avLst/>
                    </a:prstGeom>
                    <a:noFill/>
                    <a:ln>
                      <a:solidFill>
                        <a:schemeClr val="tx1"/>
                      </a:solidFill>
                    </a:ln>
                  </pic:spPr>
                </pic:pic>
              </a:graphicData>
            </a:graphic>
          </wp:inline>
        </w:drawing>
      </w:r>
    </w:p>
    <w:p w14:paraId="3DDAB1BB" w14:textId="6AAC82AF" w:rsidR="004D3A05" w:rsidRDefault="004D3A05" w:rsidP="004D3A05">
      <w:pPr>
        <w:pStyle w:val="TF-FONTE"/>
      </w:pPr>
      <w:r>
        <w:t>Fonte: elaborado pelos autores (2024).</w:t>
      </w:r>
    </w:p>
    <w:p w14:paraId="137D1777" w14:textId="77777777" w:rsidR="007A3900" w:rsidRDefault="007A3900" w:rsidP="004D3A05">
      <w:pPr>
        <w:pStyle w:val="TF-TEXTO"/>
      </w:pPr>
      <w:r w:rsidRPr="007A3900">
        <w:t xml:space="preserve">Os fluxos de navegação para funcionalidades interativas e educacionais do aplicativo estão centralizados na tela </w:t>
      </w:r>
      <w:r w:rsidRPr="007A3900">
        <w:rPr>
          <w:rStyle w:val="TF-COURIER10"/>
        </w:rPr>
        <w:t>Games</w:t>
      </w:r>
      <w:r w:rsidRPr="007A3900">
        <w:t xml:space="preserve">, que conecta o usuário aos jogos educativos </w:t>
      </w:r>
      <w:proofErr w:type="spellStart"/>
      <w:r w:rsidRPr="007A3900">
        <w:rPr>
          <w:rStyle w:val="TF-COURIER10"/>
        </w:rPr>
        <w:t>QRCodeGame</w:t>
      </w:r>
      <w:proofErr w:type="spellEnd"/>
      <w:r w:rsidRPr="007A3900">
        <w:t xml:space="preserve"> e </w:t>
      </w:r>
      <w:proofErr w:type="spellStart"/>
      <w:r w:rsidRPr="007A3900">
        <w:rPr>
          <w:rStyle w:val="TF-COURIER10"/>
        </w:rPr>
        <w:t>QAGame</w:t>
      </w:r>
      <w:proofErr w:type="spellEnd"/>
      <w:r w:rsidRPr="007A3900">
        <w:t xml:space="preserve">. O jogo </w:t>
      </w:r>
      <w:proofErr w:type="spellStart"/>
      <w:r w:rsidRPr="007A3900">
        <w:rPr>
          <w:rStyle w:val="TF-COURIER10"/>
        </w:rPr>
        <w:t>QRCodeGame</w:t>
      </w:r>
      <w:proofErr w:type="spellEnd"/>
      <w:r w:rsidRPr="007A3900">
        <w:t xml:space="preserve"> permite a interação direta com peças físicas do acervo por meio de leitura de QR Codes, levando o usuário às telas de resultado (</w:t>
      </w:r>
      <w:proofErr w:type="spellStart"/>
      <w:r w:rsidRPr="007A3900">
        <w:rPr>
          <w:rStyle w:val="TF-COURIER10"/>
        </w:rPr>
        <w:t>QRCodeGameSuccess</w:t>
      </w:r>
      <w:proofErr w:type="spellEnd"/>
      <w:r w:rsidRPr="007A3900">
        <w:t xml:space="preserve"> ou </w:t>
      </w:r>
      <w:proofErr w:type="spellStart"/>
      <w:r w:rsidRPr="007A3900">
        <w:rPr>
          <w:rStyle w:val="TF-COURIER10"/>
        </w:rPr>
        <w:t>QRCodeGameFailure</w:t>
      </w:r>
      <w:proofErr w:type="spellEnd"/>
      <w:r w:rsidRPr="007A3900">
        <w:t xml:space="preserve">). Por outro lado, o jogo </w:t>
      </w:r>
      <w:proofErr w:type="spellStart"/>
      <w:r w:rsidRPr="007A3900">
        <w:rPr>
          <w:rStyle w:val="TF-COURIER10"/>
        </w:rPr>
        <w:t>QAGame</w:t>
      </w:r>
      <w:proofErr w:type="spellEnd"/>
      <w:r w:rsidRPr="007A3900">
        <w:t>, baseado em perguntas e respostas, segue um fluxo similar, com telas de resultado para respostas corretas (</w:t>
      </w:r>
      <w:proofErr w:type="spellStart"/>
      <w:r w:rsidRPr="007A3900">
        <w:rPr>
          <w:rStyle w:val="TF-COURIER10"/>
        </w:rPr>
        <w:t>QAGameSuccess</w:t>
      </w:r>
      <w:proofErr w:type="spellEnd"/>
      <w:r w:rsidRPr="007A3900">
        <w:t>) ou incorretas (</w:t>
      </w:r>
      <w:proofErr w:type="spellStart"/>
      <w:r w:rsidRPr="007A3900">
        <w:rPr>
          <w:rStyle w:val="TF-COURIER10"/>
        </w:rPr>
        <w:t>QAGameFailure</w:t>
      </w:r>
      <w:proofErr w:type="spellEnd"/>
      <w:r w:rsidRPr="007A3900">
        <w:t xml:space="preserve">). Essas telas de resultado são projetadas para fornecer feedback imediato ao usuário e incentivá-lo a explorar mais o acervo. </w:t>
      </w:r>
    </w:p>
    <w:p w14:paraId="4C9DF6AA" w14:textId="74E92EE5" w:rsidR="004D3A05" w:rsidRDefault="007A3900" w:rsidP="004D3A05">
      <w:pPr>
        <w:pStyle w:val="TF-TEXTO"/>
      </w:pPr>
      <w:r w:rsidRPr="007A3900">
        <w:t>Além disso, o rodapé global (</w:t>
      </w:r>
      <w:proofErr w:type="spellStart"/>
      <w:r w:rsidRPr="007A3900">
        <w:rPr>
          <w:rStyle w:val="TF-COURIER10"/>
        </w:rPr>
        <w:t>Footer</w:t>
      </w:r>
      <w:proofErr w:type="spellEnd"/>
      <w:r w:rsidRPr="007A3900">
        <w:t xml:space="preserve">), representado no diagrama, está presente em todas as telas principais e oferece acesso rápido às seções mais importantes do aplicativo, como </w:t>
      </w:r>
      <w:proofErr w:type="spellStart"/>
      <w:r w:rsidRPr="007A3900">
        <w:rPr>
          <w:rStyle w:val="TF-COURIER10"/>
        </w:rPr>
        <w:t>About</w:t>
      </w:r>
      <w:proofErr w:type="spellEnd"/>
      <w:r w:rsidRPr="007A3900">
        <w:t xml:space="preserve">, </w:t>
      </w:r>
      <w:proofErr w:type="spellStart"/>
      <w:r w:rsidRPr="007A3900">
        <w:rPr>
          <w:rStyle w:val="TF-COURIER10"/>
        </w:rPr>
        <w:t>Categories</w:t>
      </w:r>
      <w:proofErr w:type="spellEnd"/>
      <w:r w:rsidRPr="007A3900">
        <w:t xml:space="preserve">, </w:t>
      </w:r>
      <w:proofErr w:type="spellStart"/>
      <w:r w:rsidRPr="007A3900">
        <w:rPr>
          <w:rStyle w:val="TF-COURIER10"/>
        </w:rPr>
        <w:t>Timeline</w:t>
      </w:r>
      <w:proofErr w:type="spellEnd"/>
      <w:r w:rsidRPr="007A3900">
        <w:t xml:space="preserve">, </w:t>
      </w:r>
      <w:r w:rsidRPr="00E90DAA">
        <w:rPr>
          <w:rStyle w:val="TF-COURIER10"/>
          <w:rPrChange w:id="231" w:author="Dalton Solano dos Reis" w:date="2024-12-06T17:42:00Z" w16du:dateUtc="2024-12-06T20:42:00Z">
            <w:rPr/>
          </w:rPrChange>
        </w:rPr>
        <w:t>Games</w:t>
      </w:r>
      <w:r w:rsidRPr="007A3900">
        <w:t xml:space="preserve"> e </w:t>
      </w:r>
      <w:proofErr w:type="spellStart"/>
      <w:r w:rsidRPr="007A3900">
        <w:rPr>
          <w:rStyle w:val="TF-COURIER10"/>
        </w:rPr>
        <w:t>QRCode</w:t>
      </w:r>
      <w:proofErr w:type="spellEnd"/>
      <w:r w:rsidRPr="007A3900">
        <w:t>. Isso garante uma navegação eficiente e contínua, independentemente de onde o usuário esteja no aplicativo.</w:t>
      </w:r>
    </w:p>
    <w:p w14:paraId="138E53B7" w14:textId="4F015B9B" w:rsidR="004D3A05" w:rsidRDefault="007A3900" w:rsidP="004D3A05">
      <w:pPr>
        <w:pStyle w:val="TF-TEXTO"/>
      </w:pPr>
      <w:r w:rsidRPr="007A3900">
        <w:t xml:space="preserve">As linhas contínuas no diagrama indicam os fluxos principais de navegação entre as telas, enquanto as linhas tracejadas representam conexões secundárias ou complementares que enriquecem a experiência do usuário. Por exemplo, a conexão da tela </w:t>
      </w:r>
      <w:proofErr w:type="spellStart"/>
      <w:r w:rsidRPr="007A3900">
        <w:rPr>
          <w:rStyle w:val="TF-COURIER10"/>
        </w:rPr>
        <w:t>Timeline</w:t>
      </w:r>
      <w:proofErr w:type="spellEnd"/>
      <w:r w:rsidRPr="007A3900">
        <w:t xml:space="preserve"> com </w:t>
      </w:r>
      <w:r w:rsidRPr="007A3900">
        <w:rPr>
          <w:rStyle w:val="TF-COURIER10"/>
        </w:rPr>
        <w:t>Item</w:t>
      </w:r>
      <w:r w:rsidRPr="007A3900">
        <w:t xml:space="preserve"> permite que o usuário visualize diretamente as informações de uma peça específica a partir da linha do tempo, mesmo sem passar pela listagem por categorias.</w:t>
      </w:r>
    </w:p>
    <w:p w14:paraId="3FAD173E" w14:textId="2EC41C2A" w:rsidR="0068555C" w:rsidRPr="004D3A05" w:rsidRDefault="0068555C" w:rsidP="004D3A05">
      <w:pPr>
        <w:pStyle w:val="TF-TEXTO"/>
      </w:pPr>
      <w:r w:rsidRPr="0068555C">
        <w:t xml:space="preserve">Dessa forma, o diagrama de navegação não apenas organiza o fluxo de interações entre as telas, mas também evidencia como o aplicativo foi estruturado para atender aos objetivos </w:t>
      </w:r>
      <w:r w:rsidRPr="0068555C">
        <w:lastRenderedPageBreak/>
        <w:t>propostos, como promover o aprendizado interativo e facilitar o acesso ao acervo histórico. Detalhes sobre a funcionalidade e operacionalidade de cada tela serão abordados na seção 3.3.3</w:t>
      </w:r>
      <w:r>
        <w:t xml:space="preserve"> (</w:t>
      </w:r>
      <w:r w:rsidRPr="0068555C">
        <w:t>Operacionalidade da Implementação</w:t>
      </w:r>
      <w:r>
        <w:t>)</w:t>
      </w:r>
      <w:r w:rsidRPr="0068555C">
        <w:t>, onde serão apresentados exemplos visuais e descrições práticas do uso do aplicativo.</w:t>
      </w:r>
    </w:p>
    <w:p w14:paraId="1D0962D9" w14:textId="77777777" w:rsidR="007E3F5D" w:rsidRPr="00C671F5" w:rsidRDefault="007E3F5D" w:rsidP="007E3F5D">
      <w:pPr>
        <w:pStyle w:val="Ttulo2"/>
      </w:pPr>
      <w:bookmarkStart w:id="232" w:name="_Toc54164917"/>
      <w:bookmarkStart w:id="233" w:name="_Toc54165671"/>
      <w:bookmarkStart w:id="234" w:name="_Toc54169329"/>
      <w:bookmarkStart w:id="235" w:name="_Toc96347435"/>
      <w:bookmarkStart w:id="236" w:name="_Toc96357719"/>
      <w:bookmarkStart w:id="237" w:name="_Toc96491862"/>
      <w:bookmarkStart w:id="238" w:name="_Toc184063310"/>
      <w:bookmarkEnd w:id="201"/>
      <w:bookmarkEnd w:id="202"/>
      <w:bookmarkEnd w:id="203"/>
      <w:bookmarkEnd w:id="204"/>
      <w:bookmarkEnd w:id="205"/>
      <w:bookmarkEnd w:id="206"/>
      <w:r w:rsidRPr="00C671F5">
        <w:t>IMPLEMENTAÇÃO</w:t>
      </w:r>
      <w:bookmarkEnd w:id="232"/>
      <w:bookmarkEnd w:id="233"/>
      <w:bookmarkEnd w:id="234"/>
      <w:bookmarkEnd w:id="235"/>
      <w:bookmarkEnd w:id="236"/>
      <w:bookmarkEnd w:id="237"/>
      <w:bookmarkEnd w:id="238"/>
    </w:p>
    <w:p w14:paraId="0C21D981" w14:textId="2367D8D9" w:rsidR="007E3F5D" w:rsidRDefault="008F070C" w:rsidP="007E3F5D">
      <w:pPr>
        <w:pStyle w:val="TF-TEXTO"/>
      </w:pPr>
      <w:r w:rsidRPr="008F070C">
        <w:t>Nesta seção, são descritas as técnicas e ferramentas utilizadas no desenvolvimento do sistema, estruturadas da seguinte forma: a subseção 3.3.1 detalha as técnicas e ferramentas, bem como o esquema de tecnologias aplicadas; a subseção 3.3.2 apresenta a codificação do sistema; e a subseção 3.3.3 aborda a operacionalidade da implementação.</w:t>
      </w:r>
    </w:p>
    <w:p w14:paraId="09A1E5F6" w14:textId="77777777" w:rsidR="007E3F5D" w:rsidRDefault="007E3F5D" w:rsidP="007E3F5D">
      <w:pPr>
        <w:pStyle w:val="Ttulo3"/>
      </w:pPr>
      <w:bookmarkStart w:id="239" w:name="_Toc54164918"/>
      <w:bookmarkStart w:id="240" w:name="_Toc54165672"/>
      <w:bookmarkStart w:id="241" w:name="_Toc54169330"/>
      <w:bookmarkStart w:id="242" w:name="_Toc96347436"/>
      <w:bookmarkStart w:id="243" w:name="_Toc96357720"/>
      <w:bookmarkStart w:id="244" w:name="_Toc96491863"/>
      <w:bookmarkStart w:id="245" w:name="_Toc184063311"/>
      <w:r>
        <w:t>Técnicas e ferramentas utilizadas</w:t>
      </w:r>
      <w:bookmarkEnd w:id="239"/>
      <w:bookmarkEnd w:id="240"/>
      <w:bookmarkEnd w:id="241"/>
      <w:bookmarkEnd w:id="242"/>
      <w:bookmarkEnd w:id="243"/>
      <w:bookmarkEnd w:id="244"/>
      <w:bookmarkEnd w:id="245"/>
    </w:p>
    <w:p w14:paraId="51AE3CDE" w14:textId="36C838A9" w:rsidR="002C54D6" w:rsidRDefault="002C54D6" w:rsidP="002C54D6">
      <w:pPr>
        <w:pStyle w:val="TF-TEXTO"/>
      </w:pPr>
      <w:r>
        <w:t xml:space="preserve">Nesta subseção, são descritas as técnicas e ferramentas utilizadas na implementação do aplicativo </w:t>
      </w:r>
      <w:proofErr w:type="spellStart"/>
      <w:r>
        <w:t>RetroTech</w:t>
      </w:r>
      <w:proofErr w:type="spellEnd"/>
      <w:ins w:id="246" w:author="Dalton Solano dos Reis" w:date="2024-12-07T09:46:00Z" w16du:dateUtc="2024-12-07T12:46:00Z">
        <w:r w:rsidR="00C671F5">
          <w:t xml:space="preserve"> </w:t>
        </w:r>
        <w:proofErr w:type="spellStart"/>
        <w:r w:rsidR="00C671F5">
          <w:t>Showcase</w:t>
        </w:r>
      </w:ins>
      <w:proofErr w:type="spellEnd"/>
      <w:r>
        <w:t>, aplicadas em diferentes etapas do seu desenvolvimento. Essas tecnologias foram selecionadas com base em critérios como adequação às necessidades do projeto, facilidade de uso, suporte à escalabilidade e alinhamento com os objetivos propostos.</w:t>
      </w:r>
    </w:p>
    <w:p w14:paraId="50EBBB54" w14:textId="1A396DBC" w:rsidR="0027228B" w:rsidRDefault="002C54D6" w:rsidP="0027228B">
      <w:pPr>
        <w:pStyle w:val="TF-TEXTO"/>
      </w:pPr>
      <w:r>
        <w:t xml:space="preserve">O </w:t>
      </w:r>
      <w:proofErr w:type="spellStart"/>
      <w:r w:rsidRPr="00C671F5">
        <w:rPr>
          <w:i/>
          <w:iCs/>
          <w:rPrChange w:id="247" w:author="Dalton Solano dos Reis" w:date="2024-12-07T09:46:00Z" w16du:dateUtc="2024-12-07T12:46:00Z">
            <w:rPr/>
          </w:rPrChange>
        </w:rPr>
        <w:t>backend</w:t>
      </w:r>
      <w:proofErr w:type="spellEnd"/>
      <w:r>
        <w:t xml:space="preserve"> do aplicativo foi desenvolvido utilizando o </w:t>
      </w:r>
      <w:proofErr w:type="spellStart"/>
      <w:r>
        <w:t>Firebase</w:t>
      </w:r>
      <w:proofErr w:type="spellEnd"/>
      <w:r>
        <w:t xml:space="preserve">, uma plataforma de serviços na nuvem oferecida pelo Google. Dentro do </w:t>
      </w:r>
      <w:proofErr w:type="spellStart"/>
      <w:r>
        <w:t>Firebase</w:t>
      </w:r>
      <w:proofErr w:type="spellEnd"/>
      <w:r>
        <w:t xml:space="preserve">, o Cloud </w:t>
      </w:r>
      <w:proofErr w:type="spellStart"/>
      <w:r>
        <w:t>Firestore</w:t>
      </w:r>
      <w:proofErr w:type="spellEnd"/>
      <w:r>
        <w:t xml:space="preserve"> foi escolhido como banco de dados principal para a persistência de dados. O Cloud </w:t>
      </w:r>
      <w:proofErr w:type="spellStart"/>
      <w:r>
        <w:t>Firestore</w:t>
      </w:r>
      <w:proofErr w:type="spellEnd"/>
      <w:r>
        <w:t xml:space="preserve"> utiliza um modelo de banco de dados </w:t>
      </w:r>
      <w:proofErr w:type="spellStart"/>
      <w:r>
        <w:t>NoSQL</w:t>
      </w:r>
      <w:proofErr w:type="spellEnd"/>
      <w:r>
        <w:t xml:space="preserve">, que se destaca por sua capacidade de escalar horizontalmente e por permitir consultas complexas. No projeto, ele foi estruturado para armazenar coleções específicas, como </w:t>
      </w:r>
      <w:del w:id="248" w:author="Dalton Solano dos Reis" w:date="2024-12-07T09:47:00Z" w16du:dateUtc="2024-12-07T12:47:00Z">
        <w:r w:rsidDel="00C671F5">
          <w:delText>"</w:delText>
        </w:r>
      </w:del>
      <w:r w:rsidRPr="007045E5">
        <w:rPr>
          <w:rStyle w:val="TF-COURIER10"/>
        </w:rPr>
        <w:t>Calculadoras</w:t>
      </w:r>
      <w:del w:id="249" w:author="Dalton Solano dos Reis" w:date="2024-12-07T09:47:00Z" w16du:dateUtc="2024-12-07T12:47:00Z">
        <w:r w:rsidDel="00C671F5">
          <w:delText>"</w:delText>
        </w:r>
      </w:del>
      <w:r>
        <w:t xml:space="preserve">, </w:t>
      </w:r>
      <w:del w:id="250" w:author="Dalton Solano dos Reis" w:date="2024-12-07T09:47:00Z" w16du:dateUtc="2024-12-07T12:47:00Z">
        <w:r w:rsidDel="00C671F5">
          <w:delText>"</w:delText>
        </w:r>
      </w:del>
      <w:r w:rsidRPr="007045E5">
        <w:rPr>
          <w:rStyle w:val="TF-COURIER10"/>
        </w:rPr>
        <w:t>Dispositivos de armazenamento</w:t>
      </w:r>
      <w:del w:id="251" w:author="Dalton Solano dos Reis" w:date="2024-12-07T09:47:00Z" w16du:dateUtc="2024-12-07T12:47:00Z">
        <w:r w:rsidDel="00C671F5">
          <w:delText>"</w:delText>
        </w:r>
      </w:del>
      <w:r>
        <w:t xml:space="preserve"> e outras categorias de itens históricos. Cada coleção armazena documentos com campos como </w:t>
      </w:r>
      <w:r w:rsidRPr="007045E5">
        <w:rPr>
          <w:rStyle w:val="TF-COURIER10"/>
        </w:rPr>
        <w:t>nome</w:t>
      </w:r>
      <w:r>
        <w:t xml:space="preserve">, </w:t>
      </w:r>
      <w:proofErr w:type="spellStart"/>
      <w:r w:rsidRPr="007045E5">
        <w:rPr>
          <w:rStyle w:val="TF-COURIER10"/>
        </w:rPr>
        <w:t>descricaoCurta</w:t>
      </w:r>
      <w:proofErr w:type="spellEnd"/>
      <w:r>
        <w:t xml:space="preserve">, </w:t>
      </w:r>
      <w:r w:rsidRPr="007045E5">
        <w:rPr>
          <w:rStyle w:val="TF-COURIER10"/>
        </w:rPr>
        <w:t>fabricante</w:t>
      </w:r>
      <w:r>
        <w:t xml:space="preserve">, </w:t>
      </w:r>
      <w:r w:rsidRPr="007045E5">
        <w:rPr>
          <w:rStyle w:val="TF-COURIER10"/>
        </w:rPr>
        <w:t>ano</w:t>
      </w:r>
      <w:r>
        <w:t xml:space="preserve">, </w:t>
      </w:r>
      <w:r w:rsidRPr="007045E5">
        <w:rPr>
          <w:rStyle w:val="TF-COURIER10"/>
        </w:rPr>
        <w:t>curiosidade</w:t>
      </w:r>
      <w:r>
        <w:t xml:space="preserve"> e </w:t>
      </w:r>
      <w:r w:rsidRPr="007045E5">
        <w:rPr>
          <w:rStyle w:val="TF-COURIER10"/>
        </w:rPr>
        <w:t>imagem</w:t>
      </w:r>
      <w:r>
        <w:t>. Essa organização lógica permite que os dados sejam acessados e manipulados de forma eficiente, proporcionando suporte para funcionalidades como a busca de itens e a geração de perguntas no jogo educativo</w:t>
      </w:r>
      <w:r w:rsidR="00956339">
        <w:t xml:space="preserve">, conforme a estrutura de dados exemplificadas </w:t>
      </w:r>
      <w:r w:rsidR="004D3A05">
        <w:t xml:space="preserve">na </w:t>
      </w:r>
      <w:r w:rsidR="004D3A05">
        <w:fldChar w:fldCharType="begin"/>
      </w:r>
      <w:r w:rsidR="004D3A05">
        <w:instrText xml:space="preserve"> REF _Ref184246151 \h </w:instrText>
      </w:r>
      <w:r w:rsidR="004D3A05">
        <w:fldChar w:fldCharType="separate"/>
      </w:r>
      <w:r w:rsidR="004D3A05">
        <w:t xml:space="preserve">Figura </w:t>
      </w:r>
      <w:r w:rsidR="004D3A05">
        <w:rPr>
          <w:noProof/>
        </w:rPr>
        <w:t>3</w:t>
      </w:r>
      <w:r w:rsidR="004D3A05">
        <w:fldChar w:fldCharType="end"/>
      </w:r>
      <w:r w:rsidR="00956339">
        <w:t>.</w:t>
      </w:r>
    </w:p>
    <w:p w14:paraId="55F1E808" w14:textId="761FC3ED" w:rsidR="0027228B" w:rsidRDefault="0027228B" w:rsidP="0027228B">
      <w:pPr>
        <w:pStyle w:val="TF-LEGENDA"/>
      </w:pPr>
    </w:p>
    <w:p w14:paraId="02969C9C" w14:textId="0020D9F5" w:rsidR="00E107CB" w:rsidRDefault="00E107CB" w:rsidP="00E107CB">
      <w:pPr>
        <w:pStyle w:val="TF-LEGENDA"/>
      </w:pPr>
      <w:r>
        <w:t xml:space="preserve"> </w:t>
      </w:r>
    </w:p>
    <w:p w14:paraId="0462D9D8" w14:textId="531B775C" w:rsidR="004D3A05" w:rsidRDefault="004D3A05" w:rsidP="004D3A05">
      <w:pPr>
        <w:pStyle w:val="TF-LEGENDA"/>
      </w:pPr>
      <w:bookmarkStart w:id="252" w:name="_Ref184246151"/>
      <w:r>
        <w:t xml:space="preserve">Figura </w:t>
      </w:r>
      <w:fldSimple w:instr=" SEQ Figura \* ARABIC ">
        <w:r w:rsidR="00310775">
          <w:rPr>
            <w:noProof/>
          </w:rPr>
          <w:t>3</w:t>
        </w:r>
      </w:fldSimple>
      <w:bookmarkEnd w:id="252"/>
      <w:r>
        <w:t xml:space="preserve"> - </w:t>
      </w:r>
      <w:r w:rsidRPr="004D3A05">
        <w:t xml:space="preserve">Configuração de uma peça do acervo histórico no Cloud </w:t>
      </w:r>
      <w:proofErr w:type="spellStart"/>
      <w:r w:rsidRPr="004D3A05">
        <w:t>Firestore</w:t>
      </w:r>
      <w:proofErr w:type="spellEnd"/>
    </w:p>
    <w:p w14:paraId="609F3A77" w14:textId="13D43382" w:rsidR="0027228B" w:rsidRDefault="0027228B" w:rsidP="0027228B">
      <w:pPr>
        <w:pStyle w:val="TF-FIGURA"/>
      </w:pPr>
      <w:r>
        <w:rPr>
          <w:noProof/>
        </w:rPr>
        <w:drawing>
          <wp:inline distT="0" distB="0" distL="0" distR="0" wp14:anchorId="4EC8ABBC" wp14:editId="2F43E338">
            <wp:extent cx="5760720" cy="3204845"/>
            <wp:effectExtent l="19050" t="19050" r="11430" b="14605"/>
            <wp:docPr id="45012856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564" name="Imagem 1" descr="Interface gráfica do usuário, Texto, Aplicativo, Email&#10;&#10;Descrição gerada automaticamente"/>
                    <pic:cNvPicPr/>
                  </pic:nvPicPr>
                  <pic:blipFill>
                    <a:blip r:embed="rId21"/>
                    <a:stretch>
                      <a:fillRect/>
                    </a:stretch>
                  </pic:blipFill>
                  <pic:spPr>
                    <a:xfrm>
                      <a:off x="0" y="0"/>
                      <a:ext cx="5760720" cy="3204845"/>
                    </a:xfrm>
                    <a:prstGeom prst="rect">
                      <a:avLst/>
                    </a:prstGeom>
                    <a:ln>
                      <a:solidFill>
                        <a:schemeClr val="tx1"/>
                      </a:solidFill>
                    </a:ln>
                  </pic:spPr>
                </pic:pic>
              </a:graphicData>
            </a:graphic>
          </wp:inline>
        </w:drawing>
      </w:r>
    </w:p>
    <w:p w14:paraId="598FECA8" w14:textId="72E89680" w:rsidR="0027228B" w:rsidRDefault="0027228B" w:rsidP="0027228B">
      <w:pPr>
        <w:pStyle w:val="TF-FONTE"/>
      </w:pPr>
      <w:r>
        <w:t>Fonte: elaborada pelos autores (2024).</w:t>
      </w:r>
    </w:p>
    <w:p w14:paraId="702663D1" w14:textId="2A028BF0" w:rsidR="002C54D6" w:rsidRDefault="002C54D6" w:rsidP="002C54D6">
      <w:pPr>
        <w:pStyle w:val="TF-TEXTO"/>
      </w:pPr>
      <w:r>
        <w:t xml:space="preserve">A escolha do </w:t>
      </w:r>
      <w:proofErr w:type="spellStart"/>
      <w:r>
        <w:t>React</w:t>
      </w:r>
      <w:proofErr w:type="spellEnd"/>
      <w:r>
        <w:t xml:space="preserve"> </w:t>
      </w:r>
      <w:proofErr w:type="spellStart"/>
      <w:r>
        <w:t>Native</w:t>
      </w:r>
      <w:proofErr w:type="spellEnd"/>
      <w:r>
        <w:t xml:space="preserve"> para o </w:t>
      </w:r>
      <w:proofErr w:type="spellStart"/>
      <w:r w:rsidRPr="00C671F5">
        <w:rPr>
          <w:i/>
          <w:iCs/>
          <w:rPrChange w:id="253" w:author="Dalton Solano dos Reis" w:date="2024-12-07T09:48:00Z" w16du:dateUtc="2024-12-07T12:48:00Z">
            <w:rPr/>
          </w:rPrChange>
        </w:rPr>
        <w:t>frontend</w:t>
      </w:r>
      <w:proofErr w:type="spellEnd"/>
      <w:r>
        <w:t xml:space="preserve"> do aplicativo foi motivada por sua eficiência no desenvolvimento de aplicativos móveis. Embora o </w:t>
      </w:r>
      <w:proofErr w:type="spellStart"/>
      <w:r>
        <w:t>React</w:t>
      </w:r>
      <w:proofErr w:type="spellEnd"/>
      <w:r>
        <w:t xml:space="preserve"> </w:t>
      </w:r>
      <w:proofErr w:type="spellStart"/>
      <w:r>
        <w:t>Native</w:t>
      </w:r>
      <w:proofErr w:type="spellEnd"/>
      <w:r>
        <w:t xml:space="preserve"> ofereça suporte multiplataforma (Android e iOS), o </w:t>
      </w:r>
      <w:proofErr w:type="spellStart"/>
      <w:r>
        <w:t>RetroTech</w:t>
      </w:r>
      <w:proofErr w:type="spellEnd"/>
      <w:r>
        <w:t xml:space="preserve"> foi inicialmente desenvolvido apenas para dispositivos Android devido ao público-alvo e aos recursos disponíveis durante o projeto. O </w:t>
      </w:r>
      <w:proofErr w:type="spellStart"/>
      <w:r>
        <w:t>React</w:t>
      </w:r>
      <w:proofErr w:type="spellEnd"/>
      <w:r>
        <w:t xml:space="preserve"> </w:t>
      </w:r>
      <w:proofErr w:type="spellStart"/>
      <w:r>
        <w:t>Native</w:t>
      </w:r>
      <w:proofErr w:type="spellEnd"/>
      <w:r>
        <w:t xml:space="preserve">, em conjunto com o </w:t>
      </w:r>
      <w:proofErr w:type="spellStart"/>
      <w:r>
        <w:t>Firebase</w:t>
      </w:r>
      <w:proofErr w:type="spellEnd"/>
      <w:r>
        <w:t xml:space="preserve"> SDK, garantiu </w:t>
      </w:r>
      <w:del w:id="254" w:author="Dalton Solano dos Reis" w:date="2024-12-07T09:48:00Z" w16du:dateUtc="2024-12-07T12:48:00Z">
        <w:r w:rsidDel="00C671F5">
          <w:delText xml:space="preserve">uma </w:delText>
        </w:r>
      </w:del>
      <w:ins w:id="255" w:author="Dalton Solano dos Reis" w:date="2024-12-07T09:48:00Z" w16du:dateUtc="2024-12-07T12:48:00Z">
        <w:r w:rsidR="00C671F5">
          <w:t>a</w:t>
        </w:r>
        <w:r w:rsidR="00C671F5">
          <w:t xml:space="preserve"> </w:t>
        </w:r>
      </w:ins>
      <w:r>
        <w:t xml:space="preserve">integração </w:t>
      </w:r>
      <w:del w:id="256" w:author="Dalton Solano dos Reis" w:date="2024-12-07T09:48:00Z" w16du:dateUtc="2024-12-07T12:48:00Z">
        <w:r w:rsidDel="00C671F5">
          <w:delText xml:space="preserve">fluida </w:delText>
        </w:r>
      </w:del>
      <w:r>
        <w:t xml:space="preserve">entre o </w:t>
      </w:r>
      <w:proofErr w:type="spellStart"/>
      <w:r w:rsidRPr="00C671F5">
        <w:rPr>
          <w:i/>
          <w:iCs/>
          <w:rPrChange w:id="257" w:author="Dalton Solano dos Reis" w:date="2024-12-07T09:48:00Z" w16du:dateUtc="2024-12-07T12:48:00Z">
            <w:rPr/>
          </w:rPrChange>
        </w:rPr>
        <w:t>frontend</w:t>
      </w:r>
      <w:proofErr w:type="spellEnd"/>
      <w:r>
        <w:t xml:space="preserve"> e o </w:t>
      </w:r>
      <w:proofErr w:type="spellStart"/>
      <w:r w:rsidRPr="00C671F5">
        <w:rPr>
          <w:i/>
          <w:iCs/>
          <w:rPrChange w:id="258" w:author="Dalton Solano dos Reis" w:date="2024-12-07T09:48:00Z" w16du:dateUtc="2024-12-07T12:48:00Z">
            <w:rPr/>
          </w:rPrChange>
        </w:rPr>
        <w:t>backend</w:t>
      </w:r>
      <w:proofErr w:type="spellEnd"/>
      <w:r>
        <w:t xml:space="preserve">. Por exemplo, funcionalidades como leitura de QR Codes e busca de dados no </w:t>
      </w:r>
      <w:proofErr w:type="spellStart"/>
      <w:r>
        <w:t>Firestore</w:t>
      </w:r>
      <w:proofErr w:type="spellEnd"/>
      <w:r>
        <w:t xml:space="preserve"> foram implementadas diretamente utilizando bibliotecas e métodos específicos que reduzem o tempo de desenvolvimento e simplificam a comunicação com o banco de dados.</w:t>
      </w:r>
    </w:p>
    <w:p w14:paraId="50E5A4E9" w14:textId="6DCED69B" w:rsidR="002C54D6" w:rsidRDefault="002C54D6" w:rsidP="002C54D6">
      <w:pPr>
        <w:pStyle w:val="TF-TEXTO"/>
      </w:pPr>
      <w:r>
        <w:t xml:space="preserve">O ambiente de desenvolvimento escolhido foi o Visual Studio </w:t>
      </w:r>
      <w:proofErr w:type="spellStart"/>
      <w:r>
        <w:t>Code</w:t>
      </w:r>
      <w:proofErr w:type="spellEnd"/>
      <w:r>
        <w:t>, uma IDE</w:t>
      </w:r>
      <w:r w:rsidR="007045E5">
        <w:t xml:space="preserve"> (</w:t>
      </w:r>
      <w:proofErr w:type="spellStart"/>
      <w:r w:rsidR="007045E5" w:rsidRPr="007045E5">
        <w:t>Integrated</w:t>
      </w:r>
      <w:proofErr w:type="spellEnd"/>
      <w:r w:rsidR="007045E5" w:rsidRPr="007045E5">
        <w:t xml:space="preserve"> </w:t>
      </w:r>
      <w:proofErr w:type="spellStart"/>
      <w:r w:rsidR="007045E5" w:rsidRPr="007045E5">
        <w:t>Development</w:t>
      </w:r>
      <w:proofErr w:type="spellEnd"/>
      <w:r w:rsidR="007045E5" w:rsidRPr="007045E5">
        <w:t xml:space="preserve"> </w:t>
      </w:r>
      <w:proofErr w:type="spellStart"/>
      <w:r w:rsidR="007045E5" w:rsidRPr="007045E5">
        <w:t>Environment</w:t>
      </w:r>
      <w:proofErr w:type="spellEnd"/>
      <w:r w:rsidR="007045E5">
        <w:t>)</w:t>
      </w:r>
      <w:r>
        <w:t xml:space="preserve"> </w:t>
      </w:r>
      <w:del w:id="259" w:author="Dalton Solano dos Reis" w:date="2024-12-07T09:49:00Z" w16du:dateUtc="2024-12-07T12:49:00Z">
        <w:r w:rsidDel="00C671F5">
          <w:delText xml:space="preserve">que combina leveza e flexibilidade </w:delText>
        </w:r>
      </w:del>
      <w:r>
        <w:t xml:space="preserve">com extensões que melhoram a produtividade. Entre as extensões utilizadas destacam-se o </w:t>
      </w:r>
      <w:proofErr w:type="spellStart"/>
      <w:r>
        <w:t>ESLint</w:t>
      </w:r>
      <w:proofErr w:type="spellEnd"/>
      <w:r>
        <w:t xml:space="preserve">, para análise estática do código, e o </w:t>
      </w:r>
      <w:proofErr w:type="spellStart"/>
      <w:r>
        <w:t>Prettier</w:t>
      </w:r>
      <w:proofErr w:type="spellEnd"/>
      <w:r>
        <w:t>, para padronização da formatação do código</w:t>
      </w:r>
      <w:r w:rsidR="007045E5">
        <w:t>, além de outras extensões sugeridas pela IDE.</w:t>
      </w:r>
      <w:r>
        <w:t xml:space="preserve"> O controle de versão foi gerenciado pelo GitHub, que também serviu como repositório central. </w:t>
      </w:r>
      <w:commentRangeStart w:id="260"/>
      <w:r>
        <w:t xml:space="preserve">Durante o desenvolvimento, utilizou-se um modelo de </w:t>
      </w:r>
      <w:proofErr w:type="spellStart"/>
      <w:r w:rsidRPr="00C671F5">
        <w:rPr>
          <w:i/>
          <w:iCs/>
          <w:rPrChange w:id="261" w:author="Dalton Solano dos Reis" w:date="2024-12-07T09:50:00Z" w16du:dateUtc="2024-12-07T12:50:00Z">
            <w:rPr/>
          </w:rPrChange>
        </w:rPr>
        <w:t>branches</w:t>
      </w:r>
      <w:proofErr w:type="spellEnd"/>
      <w:r>
        <w:t xml:space="preserve">, onde novas funcionalidades eram implementadas em </w:t>
      </w:r>
      <w:proofErr w:type="spellStart"/>
      <w:r w:rsidRPr="00C671F5">
        <w:rPr>
          <w:i/>
          <w:iCs/>
          <w:rPrChange w:id="262" w:author="Dalton Solano dos Reis" w:date="2024-12-07T09:50:00Z" w16du:dateUtc="2024-12-07T12:50:00Z">
            <w:rPr/>
          </w:rPrChange>
        </w:rPr>
        <w:t>branches</w:t>
      </w:r>
      <w:proofErr w:type="spellEnd"/>
      <w:r>
        <w:t xml:space="preserve"> secundárias e posteriormente integradas à </w:t>
      </w:r>
      <w:proofErr w:type="spellStart"/>
      <w:r w:rsidRPr="00C671F5">
        <w:rPr>
          <w:i/>
          <w:iCs/>
          <w:rPrChange w:id="263" w:author="Dalton Solano dos Reis" w:date="2024-12-07T09:50:00Z" w16du:dateUtc="2024-12-07T12:50:00Z">
            <w:rPr/>
          </w:rPrChange>
        </w:rPr>
        <w:t>branch</w:t>
      </w:r>
      <w:proofErr w:type="spellEnd"/>
      <w:r>
        <w:t xml:space="preserve"> principal</w:t>
      </w:r>
      <w:commentRangeEnd w:id="260"/>
      <w:r w:rsidR="00C671F5">
        <w:rPr>
          <w:rStyle w:val="Refdecomentrio"/>
        </w:rPr>
        <w:commentReference w:id="260"/>
      </w:r>
      <w:r>
        <w:t>. Essa abordagem minimizou conflitos e garantiu a rastreabilidade das alterações.</w:t>
      </w:r>
    </w:p>
    <w:p w14:paraId="7C38871F" w14:textId="044ECB94" w:rsidR="002C54D6" w:rsidRDefault="002C54D6" w:rsidP="002C54D6">
      <w:pPr>
        <w:pStyle w:val="TF-TEXTO"/>
      </w:pPr>
      <w:r>
        <w:t xml:space="preserve">Para a distribuição do aplicativo, optou-se pela publicação na Google Play Store, garantindo acesso facilitado para dispositivos Android. Antes da publicação, o aplicativo foi </w:t>
      </w:r>
      <w:r>
        <w:lastRenderedPageBreak/>
        <w:t xml:space="preserve">empacotado e testado utilizando o Expo Go, uma ferramenta complementar ao </w:t>
      </w:r>
      <w:proofErr w:type="spellStart"/>
      <w:r>
        <w:t>React</w:t>
      </w:r>
      <w:proofErr w:type="spellEnd"/>
      <w:r>
        <w:t xml:space="preserve"> </w:t>
      </w:r>
      <w:proofErr w:type="spellStart"/>
      <w:r>
        <w:t>Native</w:t>
      </w:r>
      <w:proofErr w:type="spellEnd"/>
      <w:r>
        <w:t xml:space="preserve"> que simplifica o processo de construção e validação de aplicativos. Durante os testes, foram realizadas simulações em dispositivos reais e emuladores Android para verificar a responsividade e a funcionalidade do aplicativo. Esses testes permitiram identificar e corrigir inconsistências, garantindo uma entrega confiável e de qualidade.</w:t>
      </w:r>
    </w:p>
    <w:p w14:paraId="0BE778D8" w14:textId="76B08931" w:rsidR="002C54D6" w:rsidRDefault="002C54D6" w:rsidP="002C54D6">
      <w:pPr>
        <w:pStyle w:val="TF-TEXTO"/>
      </w:pPr>
      <w:r>
        <w:t>No que diz respeito ao design da interface do usuário, foram seguidos os princípios do</w:t>
      </w:r>
      <w:r w:rsidR="007045E5">
        <w:t xml:space="preserve"> </w:t>
      </w:r>
      <w:r>
        <w:t>HIG, que destacam simplicidade, consistência e feedback visual</w:t>
      </w:r>
      <w:r w:rsidR="007045E5">
        <w:t>, conforme abordado na seção 2.3.</w:t>
      </w:r>
      <w:r>
        <w:t xml:space="preserve"> Para atender a esses princípios, foram utilizadas bibliotecas específicas como </w:t>
      </w:r>
      <w:proofErr w:type="spellStart"/>
      <w:r w:rsidRPr="00C671F5">
        <w:rPr>
          <w:rStyle w:val="TF-COURIER10"/>
          <w:rPrChange w:id="264" w:author="Dalton Solano dos Reis" w:date="2024-12-07T09:51:00Z" w16du:dateUtc="2024-12-07T12:51:00Z">
            <w:rPr/>
          </w:rPrChange>
        </w:rPr>
        <w:t>React</w:t>
      </w:r>
      <w:proofErr w:type="spellEnd"/>
      <w:r w:rsidRPr="00C671F5">
        <w:rPr>
          <w:rStyle w:val="TF-COURIER10"/>
          <w:rPrChange w:id="265" w:author="Dalton Solano dos Reis" w:date="2024-12-07T09:51:00Z" w16du:dateUtc="2024-12-07T12:51:00Z">
            <w:rPr/>
          </w:rPrChange>
        </w:rPr>
        <w:t xml:space="preserve"> </w:t>
      </w:r>
      <w:proofErr w:type="spellStart"/>
      <w:r w:rsidRPr="00C671F5">
        <w:rPr>
          <w:rStyle w:val="TF-COURIER10"/>
          <w:rPrChange w:id="266" w:author="Dalton Solano dos Reis" w:date="2024-12-07T09:51:00Z" w16du:dateUtc="2024-12-07T12:51:00Z">
            <w:rPr/>
          </w:rPrChange>
        </w:rPr>
        <w:t>Navigation</w:t>
      </w:r>
      <w:proofErr w:type="spellEnd"/>
      <w:r>
        <w:t xml:space="preserve">, que gerencia a navegação entre telas, e </w:t>
      </w:r>
      <w:r w:rsidRPr="00C671F5">
        <w:rPr>
          <w:rStyle w:val="TF-COURIER10"/>
          <w:rPrChange w:id="267" w:author="Dalton Solano dos Reis" w:date="2024-12-07T09:52:00Z" w16du:dateUtc="2024-12-07T12:52:00Z">
            <w:rPr/>
          </w:rPrChange>
        </w:rPr>
        <w:t>Expo-</w:t>
      </w:r>
      <w:proofErr w:type="spellStart"/>
      <w:r w:rsidRPr="00C671F5">
        <w:rPr>
          <w:rStyle w:val="TF-COURIER10"/>
          <w:rPrChange w:id="268" w:author="Dalton Solano dos Reis" w:date="2024-12-07T09:52:00Z" w16du:dateUtc="2024-12-07T12:52:00Z">
            <w:rPr/>
          </w:rPrChange>
        </w:rPr>
        <w:t>Image</w:t>
      </w:r>
      <w:proofErr w:type="spellEnd"/>
      <w:r w:rsidRPr="00C671F5">
        <w:rPr>
          <w:rStyle w:val="TF-COURIER10"/>
          <w:rPrChange w:id="269" w:author="Dalton Solano dos Reis" w:date="2024-12-07T09:52:00Z" w16du:dateUtc="2024-12-07T12:52:00Z">
            <w:rPr/>
          </w:rPrChange>
        </w:rPr>
        <w:t>-</w:t>
      </w:r>
      <w:proofErr w:type="spellStart"/>
      <w:r w:rsidRPr="00C671F5">
        <w:rPr>
          <w:rStyle w:val="TF-COURIER10"/>
          <w:rPrChange w:id="270" w:author="Dalton Solano dos Reis" w:date="2024-12-07T09:52:00Z" w16du:dateUtc="2024-12-07T12:52:00Z">
            <w:rPr/>
          </w:rPrChange>
        </w:rPr>
        <w:t>Picker</w:t>
      </w:r>
      <w:proofErr w:type="spellEnd"/>
      <w:r>
        <w:t xml:space="preserve">, que facilita a manipulação de imagens. A interface foi projetada para oferecer uma experiência educativa e imersiva, com telas responsivas e organizadas, como a </w:t>
      </w:r>
      <w:proofErr w:type="spellStart"/>
      <w:r w:rsidRPr="00C671F5">
        <w:rPr>
          <w:i/>
          <w:iCs/>
          <w:rPrChange w:id="271" w:author="Dalton Solano dos Reis" w:date="2024-12-07T09:52:00Z" w16du:dateUtc="2024-12-07T12:52:00Z">
            <w:rPr/>
          </w:rPrChange>
        </w:rPr>
        <w:t>timeline</w:t>
      </w:r>
      <w:proofErr w:type="spellEnd"/>
      <w:r>
        <w:t xml:space="preserve"> histórica e a listagem de peças por categorias. Adicionalmente, a identidade visual do aplicativo foi desenvolvida utilizando gradientes de cores suaves</w:t>
      </w:r>
      <w:r w:rsidR="007045E5">
        <w:t>, combinando roxo e lilás</w:t>
      </w:r>
      <w:r>
        <w:t>, que proporcionam um visual moderno e agradável.</w:t>
      </w:r>
    </w:p>
    <w:p w14:paraId="72DDF2E1" w14:textId="4CF80734" w:rsidR="002C54D6" w:rsidRDefault="002C54D6" w:rsidP="002C54D6">
      <w:pPr>
        <w:pStyle w:val="TF-TEXTO"/>
      </w:pPr>
      <w:r>
        <w:t xml:space="preserve">O esquema de tecnologias utilizadas, apresentado </w:t>
      </w:r>
      <w:r w:rsidR="004D3A05">
        <w:t xml:space="preserve">na </w:t>
      </w:r>
      <w:r w:rsidR="004D3A05">
        <w:fldChar w:fldCharType="begin"/>
      </w:r>
      <w:r w:rsidR="004D3A05">
        <w:instrText xml:space="preserve"> REF _Ref184246207 \h </w:instrText>
      </w:r>
      <w:r w:rsidR="004D3A05">
        <w:fldChar w:fldCharType="separate"/>
      </w:r>
      <w:r w:rsidR="004D3A05">
        <w:t xml:space="preserve">Figura </w:t>
      </w:r>
      <w:r w:rsidR="004D3A05">
        <w:rPr>
          <w:noProof/>
        </w:rPr>
        <w:t>4</w:t>
      </w:r>
      <w:r w:rsidR="004D3A05">
        <w:fldChar w:fldCharType="end"/>
      </w:r>
      <w:r>
        <w:t xml:space="preserve">, separa as ferramentas por finalidade: </w:t>
      </w:r>
      <w:proofErr w:type="spellStart"/>
      <w:r w:rsidRPr="00C671F5">
        <w:rPr>
          <w:i/>
          <w:iCs/>
          <w:rPrChange w:id="272" w:author="Dalton Solano dos Reis" w:date="2024-12-07T09:52:00Z" w16du:dateUtc="2024-12-07T12:52:00Z">
            <w:rPr/>
          </w:rPrChange>
        </w:rPr>
        <w:t>backend</w:t>
      </w:r>
      <w:proofErr w:type="spellEnd"/>
      <w:r>
        <w:t xml:space="preserve">, desenvolvimento, distribuição e cliente. O </w:t>
      </w:r>
      <w:proofErr w:type="spellStart"/>
      <w:r w:rsidRPr="00C671F5">
        <w:rPr>
          <w:i/>
          <w:iCs/>
          <w:rPrChange w:id="273" w:author="Dalton Solano dos Reis" w:date="2024-12-07T09:52:00Z" w16du:dateUtc="2024-12-07T12:52:00Z">
            <w:rPr/>
          </w:rPrChange>
        </w:rPr>
        <w:t>backend</w:t>
      </w:r>
      <w:proofErr w:type="spellEnd"/>
      <w:r>
        <w:t xml:space="preserve"> foi implementado com </w:t>
      </w:r>
      <w:proofErr w:type="spellStart"/>
      <w:r>
        <w:t>Firebase</w:t>
      </w:r>
      <w:proofErr w:type="spellEnd"/>
      <w:r>
        <w:t xml:space="preserve"> e Cloud </w:t>
      </w:r>
      <w:proofErr w:type="spellStart"/>
      <w:r>
        <w:t>Firestore</w:t>
      </w:r>
      <w:proofErr w:type="spellEnd"/>
      <w:r>
        <w:t xml:space="preserve">, enquanto o desenvolvimento utilizou o Visual Studio </w:t>
      </w:r>
      <w:proofErr w:type="spellStart"/>
      <w:r>
        <w:t>Code</w:t>
      </w:r>
      <w:proofErr w:type="spellEnd"/>
      <w:r>
        <w:t xml:space="preserve">, </w:t>
      </w:r>
      <w:proofErr w:type="spellStart"/>
      <w:r>
        <w:t>React</w:t>
      </w:r>
      <w:proofErr w:type="spellEnd"/>
      <w:r>
        <w:t xml:space="preserve"> </w:t>
      </w:r>
      <w:proofErr w:type="spellStart"/>
      <w:r>
        <w:t>Native</w:t>
      </w:r>
      <w:proofErr w:type="spellEnd"/>
      <w:r>
        <w:t xml:space="preserve"> e </w:t>
      </w:r>
      <w:proofErr w:type="spellStart"/>
      <w:r>
        <w:t>Firebase</w:t>
      </w:r>
      <w:proofErr w:type="spellEnd"/>
      <w:r>
        <w:t xml:space="preserve"> SDK. A distribuição ocorre por meio da Google Play Store, e o cliente final utiliza dispositivos Android para acessar o aplicativo. Essa estrutura modular facilita a escalabilidade e manutenção futura.</w:t>
      </w:r>
    </w:p>
    <w:p w14:paraId="22FFB568" w14:textId="7048C96E" w:rsidR="007E3F5D" w:rsidRDefault="002C54D6" w:rsidP="002C54D6">
      <w:pPr>
        <w:pStyle w:val="TF-TEXTO"/>
      </w:pPr>
      <w:r>
        <w:t>A etapa final do desenvolvimento consistiu em testes</w:t>
      </w:r>
      <w:del w:id="274" w:author="Dalton Solano dos Reis" w:date="2024-12-07T09:53:00Z" w16du:dateUtc="2024-12-07T12:53:00Z">
        <w:r w:rsidDel="00C671F5">
          <w:delText xml:space="preserve"> rigorosos</w:delText>
        </w:r>
      </w:del>
      <w:r>
        <w:t xml:space="preserve">, que avaliaram a usabilidade, estabilidade e desempenho do aplicativo. Testes de integração foram realizados para verificar a interação entre o </w:t>
      </w:r>
      <w:proofErr w:type="spellStart"/>
      <w:r w:rsidRPr="00C671F5">
        <w:rPr>
          <w:i/>
          <w:iCs/>
          <w:rPrChange w:id="275" w:author="Dalton Solano dos Reis" w:date="2024-12-07T09:53:00Z" w16du:dateUtc="2024-12-07T12:53:00Z">
            <w:rPr/>
          </w:rPrChange>
        </w:rPr>
        <w:t>frontend</w:t>
      </w:r>
      <w:proofErr w:type="spellEnd"/>
      <w:r>
        <w:t xml:space="preserve"> e o </w:t>
      </w:r>
      <w:proofErr w:type="spellStart"/>
      <w:r w:rsidRPr="00C671F5">
        <w:rPr>
          <w:i/>
          <w:iCs/>
          <w:rPrChange w:id="276" w:author="Dalton Solano dos Reis" w:date="2024-12-07T09:53:00Z" w16du:dateUtc="2024-12-07T12:53:00Z">
            <w:rPr/>
          </w:rPrChange>
        </w:rPr>
        <w:t>backend</w:t>
      </w:r>
      <w:proofErr w:type="spellEnd"/>
      <w:r>
        <w:t xml:space="preserve">, enquanto testes de usabilidade foram aplicados com usuários reais para garantir a intuitividade da interface. Uma limitação identificada foi o fato de o aplicativo estar disponível apenas para Android, mas a arquitetura adotada com </w:t>
      </w:r>
      <w:proofErr w:type="spellStart"/>
      <w:r>
        <w:t>React</w:t>
      </w:r>
      <w:proofErr w:type="spellEnd"/>
      <w:r>
        <w:t xml:space="preserve"> </w:t>
      </w:r>
      <w:proofErr w:type="spellStart"/>
      <w:r>
        <w:t>Native</w:t>
      </w:r>
      <w:proofErr w:type="spellEnd"/>
      <w:r>
        <w:t xml:space="preserve"> permite uma futura expansão para iOS com ajustes mínimos, caso seja necessário. Essa abordagem estratégica assegurou a entrega de um produto funcional e alinhado aos objetivos educacionais e culturais propostos.</w:t>
      </w:r>
    </w:p>
    <w:p w14:paraId="4908EBBD" w14:textId="529A9947" w:rsidR="0027228B" w:rsidRDefault="0027228B" w:rsidP="0027228B">
      <w:pPr>
        <w:pStyle w:val="TF-LEGENDA"/>
      </w:pPr>
    </w:p>
    <w:p w14:paraId="2820BEC5" w14:textId="396F2A98" w:rsidR="00E107CB" w:rsidRDefault="00E107CB" w:rsidP="004D3A05">
      <w:pPr>
        <w:pStyle w:val="TF-LEGENDA"/>
        <w:jc w:val="left"/>
      </w:pPr>
    </w:p>
    <w:p w14:paraId="6F11F2FF" w14:textId="15DBB16B" w:rsidR="004D3A05" w:rsidRDefault="004D3A05" w:rsidP="004D3A05">
      <w:pPr>
        <w:pStyle w:val="TF-LEGENDA"/>
      </w:pPr>
      <w:bookmarkStart w:id="277" w:name="_Ref184246207"/>
      <w:r>
        <w:t xml:space="preserve">Figura </w:t>
      </w:r>
      <w:fldSimple w:instr=" SEQ Figura \* ARABIC ">
        <w:r w:rsidR="00310775">
          <w:rPr>
            <w:noProof/>
          </w:rPr>
          <w:t>4</w:t>
        </w:r>
      </w:fldSimple>
      <w:bookmarkEnd w:id="277"/>
      <w:r>
        <w:t xml:space="preserve"> - </w:t>
      </w:r>
      <w:r w:rsidRPr="004D3A05">
        <w:t>Esquema de tecnologias</w:t>
      </w:r>
    </w:p>
    <w:p w14:paraId="6DCF8141" w14:textId="38C23FC2" w:rsidR="00FF71A2" w:rsidRDefault="00FF71A2" w:rsidP="00FF71A2">
      <w:pPr>
        <w:pStyle w:val="TF-FIGURA"/>
      </w:pPr>
      <w:r>
        <w:rPr>
          <w:noProof/>
        </w:rPr>
        <w:drawing>
          <wp:inline distT="0" distB="0" distL="0" distR="0" wp14:anchorId="0F14C401" wp14:editId="7D1BE10E">
            <wp:extent cx="5760720" cy="2920365"/>
            <wp:effectExtent l="19050" t="19050" r="11430" b="13335"/>
            <wp:docPr id="121053989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39894" name="Imagem 1" descr="Diagrama&#10;&#10;Descrição gerada automaticamente"/>
                    <pic:cNvPicPr/>
                  </pic:nvPicPr>
                  <pic:blipFill>
                    <a:blip r:embed="rId22"/>
                    <a:stretch>
                      <a:fillRect/>
                    </a:stretch>
                  </pic:blipFill>
                  <pic:spPr>
                    <a:xfrm>
                      <a:off x="0" y="0"/>
                      <a:ext cx="5760720" cy="2920365"/>
                    </a:xfrm>
                    <a:prstGeom prst="rect">
                      <a:avLst/>
                    </a:prstGeom>
                    <a:ln>
                      <a:solidFill>
                        <a:schemeClr val="tx1"/>
                      </a:solidFill>
                    </a:ln>
                  </pic:spPr>
                </pic:pic>
              </a:graphicData>
            </a:graphic>
          </wp:inline>
        </w:drawing>
      </w:r>
    </w:p>
    <w:p w14:paraId="3229972D" w14:textId="076A3941" w:rsidR="00FF71A2" w:rsidRDefault="00FF71A2" w:rsidP="00FF71A2">
      <w:pPr>
        <w:pStyle w:val="TF-FONTE"/>
      </w:pPr>
      <w:r>
        <w:t>Fonte: elaborado pelos autores (2024).</w:t>
      </w:r>
    </w:p>
    <w:p w14:paraId="2BBA7DA8" w14:textId="76D23972" w:rsidR="0083752E" w:rsidRDefault="0083752E" w:rsidP="0083752E">
      <w:pPr>
        <w:pStyle w:val="Ttulo3"/>
      </w:pPr>
      <w:bookmarkStart w:id="278" w:name="_Toc184063312"/>
      <w:r>
        <w:t>Codificação</w:t>
      </w:r>
      <w:bookmarkEnd w:id="278"/>
    </w:p>
    <w:p w14:paraId="6EFE3304" w14:textId="487670AC" w:rsidR="0083752E" w:rsidRDefault="00C10F49" w:rsidP="0083752E">
      <w:pPr>
        <w:pStyle w:val="TF-TEXTO"/>
      </w:pPr>
      <w:r w:rsidRPr="00C10F49">
        <w:t xml:space="preserve">Nesta subseção, são apresentados exemplos de codificação que ilustram as funcionalidades principais do </w:t>
      </w:r>
      <w:proofErr w:type="spellStart"/>
      <w:r w:rsidRPr="00C10F49">
        <w:t>RetroTech</w:t>
      </w:r>
      <w:proofErr w:type="spellEnd"/>
      <w:ins w:id="279" w:author="Dalton Solano dos Reis" w:date="2024-12-07T09:54:00Z" w16du:dateUtc="2024-12-07T12:54:00Z">
        <w:r w:rsidR="00C671F5">
          <w:t xml:space="preserve"> </w:t>
        </w:r>
        <w:proofErr w:type="spellStart"/>
        <w:r w:rsidR="00C671F5">
          <w:t>Showcase</w:t>
        </w:r>
      </w:ins>
      <w:proofErr w:type="spellEnd"/>
      <w:r w:rsidRPr="00C10F49">
        <w:t xml:space="preserve">. Os trechos de código demonstram a implementação de diferentes aspectos do aplicativo, como navegação, leitura de QR Codes, carregamento de </w:t>
      </w:r>
      <w:del w:id="280" w:author="Dalton Solano dos Reis" w:date="2024-12-07T09:55:00Z" w16du:dateUtc="2024-12-07T12:55:00Z">
        <w:r w:rsidRPr="00C10F49" w:rsidDel="00C400E4">
          <w:delText xml:space="preserve">dados </w:delText>
        </w:r>
      </w:del>
      <w:ins w:id="281" w:author="Dalton Solano dos Reis" w:date="2024-12-07T09:55:00Z" w16du:dateUtc="2024-12-07T12:55:00Z">
        <w:r w:rsidR="00C400E4">
          <w:t>informações</w:t>
        </w:r>
        <w:r w:rsidR="00C400E4" w:rsidRPr="00C10F49">
          <w:t xml:space="preserve"> </w:t>
        </w:r>
      </w:ins>
      <w:r w:rsidRPr="00C10F49">
        <w:t>do banco de dados e lógica do jogo educativo. Cada código é explicado em detalhes, destacando sua funcionalidade e importância dentro da estrutura geral do aplicativo.</w:t>
      </w:r>
    </w:p>
    <w:p w14:paraId="3D451C0D" w14:textId="3AF5F515" w:rsidR="00C10F49" w:rsidRDefault="00C10F49" w:rsidP="0083752E">
      <w:pPr>
        <w:pStyle w:val="TF-TEXTO"/>
      </w:pPr>
      <w:r>
        <w:t xml:space="preserve">O </w:t>
      </w:r>
      <w:r w:rsidR="00E107CB">
        <w:fldChar w:fldCharType="begin"/>
      </w:r>
      <w:r w:rsidR="00E107CB">
        <w:instrText xml:space="preserve"> REF _Ref184118270 \h </w:instrText>
      </w:r>
      <w:r w:rsidR="00E107CB">
        <w:fldChar w:fldCharType="separate"/>
      </w:r>
      <w:r w:rsidR="00E107CB">
        <w:t xml:space="preserve">Quadro </w:t>
      </w:r>
      <w:r w:rsidR="00E107CB">
        <w:rPr>
          <w:noProof/>
        </w:rPr>
        <w:t>3</w:t>
      </w:r>
      <w:r w:rsidR="00E107CB">
        <w:fldChar w:fldCharType="end"/>
      </w:r>
      <w:r>
        <w:t xml:space="preserve"> </w:t>
      </w:r>
      <w:r w:rsidRPr="00C10F49">
        <w:t xml:space="preserve">define as rotas principais do aplicativo, como </w:t>
      </w:r>
      <w:proofErr w:type="spellStart"/>
      <w:r w:rsidRPr="0019014A">
        <w:rPr>
          <w:rStyle w:val="TF-COURIER10"/>
        </w:rPr>
        <w:t>Categories</w:t>
      </w:r>
      <w:proofErr w:type="spellEnd"/>
      <w:r w:rsidRPr="00C10F49">
        <w:t xml:space="preserve"> e </w:t>
      </w:r>
      <w:proofErr w:type="spellStart"/>
      <w:r w:rsidRPr="0019014A">
        <w:rPr>
          <w:rStyle w:val="TF-COURIER10"/>
        </w:rPr>
        <w:t>Timeline</w:t>
      </w:r>
      <w:proofErr w:type="spellEnd"/>
      <w:r w:rsidRPr="00C10F49">
        <w:t xml:space="preserve">, e associa cada rota a um componente. Além disso, configura opções </w:t>
      </w:r>
      <w:r w:rsidRPr="00C400E4">
        <w:rPr>
          <w:rStyle w:val="TF-COURIER10"/>
          <w:rPrChange w:id="282" w:author="Dalton Solano dos Reis" w:date="2024-12-07T09:55:00Z" w16du:dateUtc="2024-12-07T12:55:00Z">
            <w:rPr/>
          </w:rPrChange>
        </w:rPr>
        <w:t>globais</w:t>
      </w:r>
      <w:r w:rsidRPr="00C10F49">
        <w:t>, como o título "</w:t>
      </w:r>
      <w:proofErr w:type="spellStart"/>
      <w:r w:rsidRPr="00C10F49">
        <w:t>RetroTech</w:t>
      </w:r>
      <w:proofErr w:type="spellEnd"/>
      <w:r w:rsidRPr="00C10F49">
        <w:t>" e o alinhamento centralizado do cabeçalho. Essa estrutura garante uma navegação intuitiva e organizada para os usuários.</w:t>
      </w:r>
    </w:p>
    <w:p w14:paraId="4192FEA9" w14:textId="087B04AD" w:rsidR="00C10F49" w:rsidRDefault="00C10F49" w:rsidP="00C10F49">
      <w:pPr>
        <w:pStyle w:val="TF-LEGENDA"/>
      </w:pPr>
      <w:bookmarkStart w:id="283" w:name="_Ref184118270"/>
      <w:bookmarkStart w:id="284" w:name="_Toc184063324"/>
      <w:r>
        <w:lastRenderedPageBreak/>
        <w:t xml:space="preserve">Quadro </w:t>
      </w:r>
      <w:fldSimple w:instr=" SEQ Quadro \* ARABIC ">
        <w:r w:rsidR="00876393">
          <w:rPr>
            <w:noProof/>
          </w:rPr>
          <w:t>3</w:t>
        </w:r>
      </w:fldSimple>
      <w:bookmarkEnd w:id="283"/>
      <w:r>
        <w:t xml:space="preserve"> – Navegação do aplicativo</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7"/>
      </w:tblGrid>
      <w:tr w:rsidR="00C10F49" w:rsidRPr="00A350D7" w14:paraId="4E7FE2D1" w14:textId="77777777" w:rsidTr="0019014A">
        <w:trPr>
          <w:jc w:val="center"/>
        </w:trPr>
        <w:tc>
          <w:tcPr>
            <w:tcW w:w="8217" w:type="dxa"/>
          </w:tcPr>
          <w:p w14:paraId="7F0DBB90" w14:textId="77777777" w:rsidR="0019014A" w:rsidRDefault="0019014A" w:rsidP="0019014A">
            <w:pPr>
              <w:pStyle w:val="TF-CDIGO-FONTE"/>
            </w:pPr>
            <w:r>
              <w:t xml:space="preserve">export type </w:t>
            </w:r>
            <w:proofErr w:type="spellStart"/>
            <w:r>
              <w:t>RootStackParamList</w:t>
            </w:r>
            <w:proofErr w:type="spellEnd"/>
            <w:r>
              <w:t xml:space="preserve"> = {</w:t>
            </w:r>
          </w:p>
          <w:p w14:paraId="4CE17C65" w14:textId="77777777" w:rsidR="0019014A" w:rsidRDefault="0019014A" w:rsidP="0019014A">
            <w:pPr>
              <w:pStyle w:val="TF-CDIGO-FONTE"/>
            </w:pPr>
            <w:r>
              <w:t xml:space="preserve">  Categories: </w:t>
            </w:r>
            <w:proofErr w:type="gramStart"/>
            <w:r>
              <w:t>undefined;</w:t>
            </w:r>
            <w:proofErr w:type="gramEnd"/>
          </w:p>
          <w:p w14:paraId="016E1CEA" w14:textId="77777777" w:rsidR="0019014A" w:rsidRDefault="0019014A" w:rsidP="0019014A">
            <w:pPr>
              <w:pStyle w:val="TF-CDIGO-FONTE"/>
            </w:pPr>
            <w:r>
              <w:t xml:space="preserve">  About: </w:t>
            </w:r>
            <w:proofErr w:type="gramStart"/>
            <w:r>
              <w:t>undefined;</w:t>
            </w:r>
            <w:proofErr w:type="gramEnd"/>
          </w:p>
          <w:p w14:paraId="7857F7E6" w14:textId="77777777" w:rsidR="0019014A" w:rsidRDefault="0019014A" w:rsidP="0019014A">
            <w:pPr>
              <w:pStyle w:val="TF-CDIGO-FONTE"/>
            </w:pPr>
            <w:r>
              <w:t xml:space="preserve">  Timeline: </w:t>
            </w:r>
            <w:proofErr w:type="gramStart"/>
            <w:r>
              <w:t>undefined;</w:t>
            </w:r>
            <w:proofErr w:type="gramEnd"/>
          </w:p>
          <w:p w14:paraId="61CE29EA" w14:textId="77777777" w:rsidR="0019014A" w:rsidRDefault="0019014A" w:rsidP="0019014A">
            <w:pPr>
              <w:pStyle w:val="TF-CDIGO-FONTE"/>
            </w:pPr>
            <w:r>
              <w:t xml:space="preserve">  </w:t>
            </w:r>
            <w:proofErr w:type="spellStart"/>
            <w:r>
              <w:t>Quizz</w:t>
            </w:r>
            <w:proofErr w:type="spellEnd"/>
            <w:r>
              <w:t xml:space="preserve">: </w:t>
            </w:r>
            <w:proofErr w:type="gramStart"/>
            <w:r>
              <w:t>undefined;</w:t>
            </w:r>
            <w:proofErr w:type="gramEnd"/>
          </w:p>
          <w:p w14:paraId="3D2AE906" w14:textId="77777777" w:rsidR="0019014A" w:rsidRDefault="0019014A" w:rsidP="0019014A">
            <w:pPr>
              <w:pStyle w:val="TF-CDIGO-FONTE"/>
            </w:pPr>
            <w:r>
              <w:t xml:space="preserve">  Item: </w:t>
            </w:r>
            <w:proofErr w:type="gramStart"/>
            <w:r>
              <w:t xml:space="preserve">{ </w:t>
            </w:r>
            <w:proofErr w:type="spellStart"/>
            <w:r>
              <w:t>itemId</w:t>
            </w:r>
            <w:proofErr w:type="spellEnd"/>
            <w:proofErr w:type="gramEnd"/>
            <w:r>
              <w:t xml:space="preserve">: string; collection: string; </w:t>
            </w:r>
            <w:proofErr w:type="spellStart"/>
            <w:r>
              <w:t>documentName</w:t>
            </w:r>
            <w:proofErr w:type="spellEnd"/>
            <w:r>
              <w:t>?: string; name?: string; details?: object; };</w:t>
            </w:r>
          </w:p>
          <w:p w14:paraId="323A5E0D" w14:textId="77777777" w:rsidR="0019014A" w:rsidRDefault="0019014A" w:rsidP="0019014A">
            <w:pPr>
              <w:pStyle w:val="TF-CDIGO-FONTE"/>
            </w:pPr>
            <w:r>
              <w:t xml:space="preserve">  </w:t>
            </w:r>
            <w:proofErr w:type="spellStart"/>
            <w:r>
              <w:t>LearnMore</w:t>
            </w:r>
            <w:proofErr w:type="spellEnd"/>
            <w:r>
              <w:t xml:space="preserve">: </w:t>
            </w:r>
            <w:proofErr w:type="gramStart"/>
            <w:r>
              <w:t xml:space="preserve">{ </w:t>
            </w:r>
            <w:proofErr w:type="spellStart"/>
            <w:r>
              <w:t>itemId</w:t>
            </w:r>
            <w:proofErr w:type="spellEnd"/>
            <w:proofErr w:type="gramEnd"/>
            <w:r>
              <w:t>: string; collection: string };</w:t>
            </w:r>
          </w:p>
          <w:p w14:paraId="0436EE85" w14:textId="77777777" w:rsidR="0019014A" w:rsidRDefault="0019014A" w:rsidP="0019014A">
            <w:pPr>
              <w:pStyle w:val="TF-CDIGO-FONTE"/>
            </w:pPr>
            <w:r>
              <w:t xml:space="preserve">  Games: </w:t>
            </w:r>
            <w:proofErr w:type="gramStart"/>
            <w:r>
              <w:t>undefined;</w:t>
            </w:r>
            <w:proofErr w:type="gramEnd"/>
          </w:p>
          <w:p w14:paraId="4A6916F8" w14:textId="77777777" w:rsidR="0019014A" w:rsidRDefault="0019014A" w:rsidP="0019014A">
            <w:pPr>
              <w:pStyle w:val="TF-CDIGO-FONTE"/>
            </w:pPr>
            <w:r>
              <w:t xml:space="preserve">  </w:t>
            </w:r>
            <w:proofErr w:type="spellStart"/>
            <w:r>
              <w:t>QRCode</w:t>
            </w:r>
            <w:proofErr w:type="spellEnd"/>
            <w:r>
              <w:t xml:space="preserve">: </w:t>
            </w:r>
            <w:proofErr w:type="gramStart"/>
            <w:r>
              <w:t>undefined;</w:t>
            </w:r>
            <w:proofErr w:type="gramEnd"/>
          </w:p>
          <w:p w14:paraId="3CA2F9D7" w14:textId="77777777" w:rsidR="0019014A" w:rsidRDefault="0019014A" w:rsidP="0019014A">
            <w:pPr>
              <w:pStyle w:val="TF-CDIGO-FONTE"/>
            </w:pPr>
            <w:r>
              <w:t xml:space="preserve">  </w:t>
            </w:r>
            <w:proofErr w:type="spellStart"/>
            <w:r>
              <w:t>QRCodeGame</w:t>
            </w:r>
            <w:proofErr w:type="spellEnd"/>
            <w:r>
              <w:t xml:space="preserve">: </w:t>
            </w:r>
            <w:proofErr w:type="gramStart"/>
            <w:r>
              <w:t>undefined;</w:t>
            </w:r>
            <w:proofErr w:type="gramEnd"/>
          </w:p>
          <w:p w14:paraId="53578D76" w14:textId="77777777" w:rsidR="0019014A" w:rsidRDefault="0019014A" w:rsidP="0019014A">
            <w:pPr>
              <w:pStyle w:val="TF-CDIGO-FONTE"/>
            </w:pPr>
            <w:r>
              <w:t xml:space="preserve">  </w:t>
            </w:r>
            <w:proofErr w:type="spellStart"/>
            <w:r>
              <w:t>QAGame</w:t>
            </w:r>
            <w:proofErr w:type="spellEnd"/>
            <w:r>
              <w:t xml:space="preserve">: </w:t>
            </w:r>
            <w:proofErr w:type="gramStart"/>
            <w:r>
              <w:t>undefined;</w:t>
            </w:r>
            <w:proofErr w:type="gramEnd"/>
          </w:p>
          <w:p w14:paraId="60DAD855" w14:textId="77777777" w:rsidR="0019014A" w:rsidRDefault="0019014A" w:rsidP="0019014A">
            <w:pPr>
              <w:pStyle w:val="TF-CDIGO-FONTE"/>
            </w:pPr>
            <w:r>
              <w:t xml:space="preserve">  </w:t>
            </w:r>
            <w:proofErr w:type="spellStart"/>
            <w:r>
              <w:t>QRCodeGameSuccess</w:t>
            </w:r>
            <w:proofErr w:type="spellEnd"/>
            <w:r>
              <w:t xml:space="preserve">: </w:t>
            </w:r>
            <w:proofErr w:type="gramStart"/>
            <w:r>
              <w:t xml:space="preserve">{ </w:t>
            </w:r>
            <w:proofErr w:type="spellStart"/>
            <w:r>
              <w:t>peca</w:t>
            </w:r>
            <w:proofErr w:type="spellEnd"/>
            <w:proofErr w:type="gramEnd"/>
            <w:r>
              <w:t>: any };</w:t>
            </w:r>
          </w:p>
          <w:p w14:paraId="46AA275F" w14:textId="77777777" w:rsidR="0019014A" w:rsidRDefault="0019014A" w:rsidP="0019014A">
            <w:pPr>
              <w:pStyle w:val="TF-CDIGO-FONTE"/>
            </w:pPr>
            <w:r>
              <w:t xml:space="preserve">  </w:t>
            </w:r>
            <w:proofErr w:type="spellStart"/>
            <w:r>
              <w:t>QRCodeGameFailure</w:t>
            </w:r>
            <w:proofErr w:type="spellEnd"/>
            <w:r>
              <w:t xml:space="preserve">: </w:t>
            </w:r>
            <w:proofErr w:type="gramStart"/>
            <w:r>
              <w:t xml:space="preserve">{ </w:t>
            </w:r>
            <w:proofErr w:type="spellStart"/>
            <w:r>
              <w:t>peca</w:t>
            </w:r>
            <w:proofErr w:type="spellEnd"/>
            <w:proofErr w:type="gramEnd"/>
            <w:r>
              <w:t>: any };</w:t>
            </w:r>
          </w:p>
          <w:p w14:paraId="08B52FF9" w14:textId="77777777" w:rsidR="0019014A" w:rsidRDefault="0019014A" w:rsidP="0019014A">
            <w:pPr>
              <w:pStyle w:val="TF-CDIGO-FONTE"/>
            </w:pPr>
            <w:r>
              <w:t xml:space="preserve">  </w:t>
            </w:r>
            <w:proofErr w:type="spellStart"/>
            <w:r>
              <w:t>QAGameSuccess</w:t>
            </w:r>
            <w:proofErr w:type="spellEnd"/>
            <w:r>
              <w:t xml:space="preserve">: </w:t>
            </w:r>
            <w:proofErr w:type="gramStart"/>
            <w:r>
              <w:t xml:space="preserve">{ </w:t>
            </w:r>
            <w:proofErr w:type="spellStart"/>
            <w:r>
              <w:t>peca</w:t>
            </w:r>
            <w:proofErr w:type="spellEnd"/>
            <w:proofErr w:type="gramEnd"/>
            <w:r>
              <w:t xml:space="preserve">: any; </w:t>
            </w:r>
            <w:proofErr w:type="spellStart"/>
            <w:r>
              <w:t>onNextQuestion</w:t>
            </w:r>
            <w:proofErr w:type="spellEnd"/>
            <w:r>
              <w:t>: () =&gt; Promise&lt;void&gt; };</w:t>
            </w:r>
          </w:p>
          <w:p w14:paraId="29FE095F" w14:textId="77777777" w:rsidR="0019014A" w:rsidRDefault="0019014A" w:rsidP="0019014A">
            <w:pPr>
              <w:pStyle w:val="TF-CDIGO-FONTE"/>
            </w:pPr>
            <w:r>
              <w:t xml:space="preserve">  </w:t>
            </w:r>
            <w:proofErr w:type="spellStart"/>
            <w:r>
              <w:t>QAGameFailure</w:t>
            </w:r>
            <w:proofErr w:type="spellEnd"/>
            <w:r>
              <w:t xml:space="preserve">: </w:t>
            </w:r>
            <w:proofErr w:type="gramStart"/>
            <w:r>
              <w:t xml:space="preserve">{ </w:t>
            </w:r>
            <w:proofErr w:type="spellStart"/>
            <w:r>
              <w:t>peca</w:t>
            </w:r>
            <w:proofErr w:type="spellEnd"/>
            <w:proofErr w:type="gramEnd"/>
            <w:r>
              <w:t xml:space="preserve">: any; </w:t>
            </w:r>
            <w:proofErr w:type="spellStart"/>
            <w:r>
              <w:t>onNextQuestion</w:t>
            </w:r>
            <w:proofErr w:type="spellEnd"/>
            <w:r>
              <w:t>: () =&gt; Promise&lt;void&gt; };</w:t>
            </w:r>
          </w:p>
          <w:p w14:paraId="11BA57E8" w14:textId="77777777" w:rsidR="0019014A" w:rsidRDefault="0019014A" w:rsidP="0019014A">
            <w:pPr>
              <w:pStyle w:val="TF-CDIGO-FONTE"/>
            </w:pPr>
            <w:r>
              <w:t>};</w:t>
            </w:r>
          </w:p>
          <w:p w14:paraId="34CB2351" w14:textId="77777777" w:rsidR="0019014A" w:rsidRDefault="0019014A" w:rsidP="0019014A">
            <w:pPr>
              <w:pStyle w:val="TF-CDIGO-FONTE"/>
            </w:pPr>
          </w:p>
          <w:p w14:paraId="7016B191" w14:textId="77777777" w:rsidR="0019014A" w:rsidRDefault="0019014A" w:rsidP="0019014A">
            <w:pPr>
              <w:pStyle w:val="TF-CDIGO-FONTE"/>
            </w:pPr>
            <w:r>
              <w:t xml:space="preserve">const Stack = </w:t>
            </w:r>
            <w:proofErr w:type="spellStart"/>
            <w:r>
              <w:t>createNativeStackNavigator</w:t>
            </w:r>
            <w:proofErr w:type="spellEnd"/>
            <w:r>
              <w:t>&lt;</w:t>
            </w:r>
            <w:proofErr w:type="spellStart"/>
            <w:r>
              <w:t>RootStackParamList</w:t>
            </w:r>
            <w:proofErr w:type="spellEnd"/>
            <w:proofErr w:type="gramStart"/>
            <w:r>
              <w:t>&gt;(</w:t>
            </w:r>
            <w:proofErr w:type="gramEnd"/>
            <w:r>
              <w:t>);</w:t>
            </w:r>
          </w:p>
          <w:p w14:paraId="31A6EB08" w14:textId="77777777" w:rsidR="0019014A" w:rsidRDefault="0019014A" w:rsidP="0019014A">
            <w:pPr>
              <w:pStyle w:val="TF-CDIGO-FONTE"/>
            </w:pPr>
          </w:p>
          <w:p w14:paraId="6B936659" w14:textId="77777777" w:rsidR="0019014A" w:rsidRDefault="0019014A" w:rsidP="0019014A">
            <w:pPr>
              <w:pStyle w:val="TF-CDIGO-FONTE"/>
            </w:pPr>
            <w:r>
              <w:t xml:space="preserve">const </w:t>
            </w:r>
            <w:proofErr w:type="spellStart"/>
            <w:r>
              <w:t>screenOptions</w:t>
            </w:r>
            <w:proofErr w:type="spellEnd"/>
            <w:r>
              <w:t xml:space="preserve">: </w:t>
            </w:r>
            <w:proofErr w:type="spellStart"/>
            <w:r>
              <w:t>NativeStackNavigationOptions</w:t>
            </w:r>
            <w:proofErr w:type="spellEnd"/>
            <w:r>
              <w:t xml:space="preserve"> = {</w:t>
            </w:r>
          </w:p>
          <w:p w14:paraId="10CA5960" w14:textId="77777777" w:rsidR="0019014A" w:rsidRDefault="0019014A" w:rsidP="0019014A">
            <w:pPr>
              <w:pStyle w:val="TF-CDIGO-FONTE"/>
            </w:pPr>
            <w:r>
              <w:t xml:space="preserve">  title: '</w:t>
            </w:r>
            <w:proofErr w:type="spellStart"/>
            <w:r>
              <w:t>RetroTech</w:t>
            </w:r>
            <w:proofErr w:type="spellEnd"/>
            <w:r>
              <w:t>',</w:t>
            </w:r>
          </w:p>
          <w:p w14:paraId="3DD360DC" w14:textId="77777777" w:rsidR="0019014A" w:rsidRDefault="0019014A" w:rsidP="0019014A">
            <w:pPr>
              <w:pStyle w:val="TF-CDIGO-FONTE"/>
            </w:pPr>
            <w:r>
              <w:t xml:space="preserve">  </w:t>
            </w:r>
            <w:proofErr w:type="spellStart"/>
            <w:r>
              <w:t>headerBackVisible</w:t>
            </w:r>
            <w:proofErr w:type="spellEnd"/>
            <w:r>
              <w:t>: false,</w:t>
            </w:r>
          </w:p>
          <w:p w14:paraId="7137BF78" w14:textId="77777777" w:rsidR="0019014A" w:rsidRDefault="0019014A" w:rsidP="0019014A">
            <w:pPr>
              <w:pStyle w:val="TF-CDIGO-FONTE"/>
            </w:pPr>
            <w:r>
              <w:t xml:space="preserve">  </w:t>
            </w:r>
            <w:proofErr w:type="spellStart"/>
            <w:r>
              <w:t>headerTitleAlign</w:t>
            </w:r>
            <w:proofErr w:type="spellEnd"/>
            <w:r>
              <w:t xml:space="preserve">: "center", </w:t>
            </w:r>
          </w:p>
          <w:p w14:paraId="02B95FD9" w14:textId="77777777" w:rsidR="0019014A" w:rsidRDefault="0019014A" w:rsidP="0019014A">
            <w:pPr>
              <w:pStyle w:val="TF-CDIGO-FONTE"/>
            </w:pPr>
            <w:r>
              <w:t>};</w:t>
            </w:r>
          </w:p>
          <w:p w14:paraId="1C9EC80C" w14:textId="77777777" w:rsidR="0019014A" w:rsidRDefault="0019014A" w:rsidP="0019014A">
            <w:pPr>
              <w:pStyle w:val="TF-CDIGO-FONTE"/>
            </w:pPr>
          </w:p>
          <w:p w14:paraId="126D4164" w14:textId="77777777" w:rsidR="0019014A" w:rsidRDefault="0019014A" w:rsidP="0019014A">
            <w:pPr>
              <w:pStyle w:val="TF-CDIGO-FONTE"/>
            </w:pPr>
            <w:r>
              <w:t xml:space="preserve">export default function </w:t>
            </w:r>
            <w:proofErr w:type="gramStart"/>
            <w:r>
              <w:t>App(</w:t>
            </w:r>
            <w:proofErr w:type="gramEnd"/>
            <w:r>
              <w:t>) {</w:t>
            </w:r>
          </w:p>
          <w:p w14:paraId="04725952" w14:textId="77777777" w:rsidR="0019014A" w:rsidRDefault="0019014A" w:rsidP="0019014A">
            <w:pPr>
              <w:pStyle w:val="TF-CDIGO-FONTE"/>
            </w:pPr>
            <w:r>
              <w:t xml:space="preserve">  return (</w:t>
            </w:r>
          </w:p>
          <w:p w14:paraId="31D956E9" w14:textId="77777777" w:rsidR="0019014A" w:rsidRDefault="0019014A" w:rsidP="0019014A">
            <w:pPr>
              <w:pStyle w:val="TF-CDIGO-FONTE"/>
            </w:pPr>
            <w:r>
              <w:t xml:space="preserve">    &lt;</w:t>
            </w:r>
            <w:proofErr w:type="spellStart"/>
            <w:r>
              <w:t>NavigationContainer</w:t>
            </w:r>
            <w:proofErr w:type="spellEnd"/>
            <w:r>
              <w:t>&gt;</w:t>
            </w:r>
          </w:p>
          <w:p w14:paraId="79E8045B" w14:textId="77777777" w:rsidR="0019014A" w:rsidRDefault="0019014A" w:rsidP="0019014A">
            <w:pPr>
              <w:pStyle w:val="TF-CDIGO-FONTE"/>
            </w:pPr>
            <w:r>
              <w:t xml:space="preserve">      &lt;</w:t>
            </w:r>
            <w:proofErr w:type="spellStart"/>
            <w:r>
              <w:t>Stack.Navigator</w:t>
            </w:r>
            <w:proofErr w:type="spellEnd"/>
            <w:r>
              <w:t xml:space="preserve"> </w:t>
            </w:r>
            <w:proofErr w:type="spellStart"/>
            <w:r>
              <w:t>initialRouteName</w:t>
            </w:r>
            <w:proofErr w:type="spellEnd"/>
            <w:r>
              <w:t xml:space="preserve">="About" </w:t>
            </w:r>
            <w:proofErr w:type="spellStart"/>
            <w:r>
              <w:t>screenOptions</w:t>
            </w:r>
            <w:proofErr w:type="spellEnd"/>
            <w:r>
              <w:t>={</w:t>
            </w:r>
            <w:proofErr w:type="spellStart"/>
            <w:r>
              <w:t>screenOptions</w:t>
            </w:r>
            <w:proofErr w:type="spellEnd"/>
            <w:r>
              <w:t>}&gt;</w:t>
            </w:r>
          </w:p>
          <w:p w14:paraId="54FBFD7C" w14:textId="77777777" w:rsidR="0019014A" w:rsidRDefault="0019014A" w:rsidP="0019014A">
            <w:pPr>
              <w:pStyle w:val="TF-CDIGO-FONTE"/>
            </w:pPr>
            <w:r>
              <w:t xml:space="preserve">        &lt;</w:t>
            </w:r>
            <w:proofErr w:type="spellStart"/>
            <w:r>
              <w:t>Stack.Screen</w:t>
            </w:r>
            <w:proofErr w:type="spellEnd"/>
            <w:r>
              <w:t xml:space="preserve"> name="About" component={</w:t>
            </w:r>
            <w:proofErr w:type="spellStart"/>
            <w:r>
              <w:t>AboutScreen</w:t>
            </w:r>
            <w:proofErr w:type="spellEnd"/>
            <w:r>
              <w:t>} /&gt;</w:t>
            </w:r>
          </w:p>
          <w:p w14:paraId="62386393" w14:textId="77777777" w:rsidR="0019014A" w:rsidRDefault="0019014A" w:rsidP="0019014A">
            <w:pPr>
              <w:pStyle w:val="TF-CDIGO-FONTE"/>
            </w:pPr>
            <w:r>
              <w:t xml:space="preserve">        &lt;</w:t>
            </w:r>
            <w:proofErr w:type="spellStart"/>
            <w:r>
              <w:t>Stack.Screen</w:t>
            </w:r>
            <w:proofErr w:type="spellEnd"/>
            <w:r>
              <w:t xml:space="preserve"> name="Categories" component={</w:t>
            </w:r>
            <w:proofErr w:type="spellStart"/>
            <w:r>
              <w:t>CategoriesScreen</w:t>
            </w:r>
            <w:proofErr w:type="spellEnd"/>
            <w:r>
              <w:t>} /&gt;</w:t>
            </w:r>
          </w:p>
          <w:p w14:paraId="2850DCF7" w14:textId="77777777" w:rsidR="0019014A" w:rsidRDefault="0019014A" w:rsidP="0019014A">
            <w:pPr>
              <w:pStyle w:val="TF-CDIGO-FONTE"/>
            </w:pPr>
            <w:r>
              <w:t xml:space="preserve">        &lt;</w:t>
            </w:r>
            <w:proofErr w:type="spellStart"/>
            <w:r>
              <w:t>Stack.Screen</w:t>
            </w:r>
            <w:proofErr w:type="spellEnd"/>
            <w:r>
              <w:t xml:space="preserve"> name="Timeline" component={</w:t>
            </w:r>
            <w:proofErr w:type="spellStart"/>
            <w:r>
              <w:t>TimelineScreen</w:t>
            </w:r>
            <w:proofErr w:type="spellEnd"/>
            <w:r>
              <w:t>} /&gt;</w:t>
            </w:r>
          </w:p>
          <w:p w14:paraId="4139AC0C" w14:textId="77777777" w:rsidR="0019014A" w:rsidRDefault="0019014A" w:rsidP="0019014A">
            <w:pPr>
              <w:pStyle w:val="TF-CDIGO-FONTE"/>
            </w:pPr>
            <w:r>
              <w:t xml:space="preserve">        &lt;</w:t>
            </w:r>
            <w:proofErr w:type="spellStart"/>
            <w:r>
              <w:t>Stack.Screen</w:t>
            </w:r>
            <w:proofErr w:type="spellEnd"/>
            <w:r>
              <w:t xml:space="preserve"> name="Item" component={</w:t>
            </w:r>
            <w:proofErr w:type="spellStart"/>
            <w:r>
              <w:t>ItemScreen</w:t>
            </w:r>
            <w:proofErr w:type="spellEnd"/>
            <w:r>
              <w:t>} /&gt;</w:t>
            </w:r>
          </w:p>
          <w:p w14:paraId="5C8A2AAA" w14:textId="77777777" w:rsidR="0019014A" w:rsidRDefault="0019014A" w:rsidP="0019014A">
            <w:pPr>
              <w:pStyle w:val="TF-CDIGO-FONTE"/>
            </w:pPr>
            <w:r>
              <w:t xml:space="preserve">        &lt;</w:t>
            </w:r>
            <w:proofErr w:type="spellStart"/>
            <w:r>
              <w:t>Stack.Screen</w:t>
            </w:r>
            <w:proofErr w:type="spellEnd"/>
            <w:r>
              <w:t xml:space="preserve"> name="</w:t>
            </w:r>
            <w:proofErr w:type="spellStart"/>
            <w:r>
              <w:t>LearnMore</w:t>
            </w:r>
            <w:proofErr w:type="spellEnd"/>
            <w:r>
              <w:t>" component={</w:t>
            </w:r>
            <w:proofErr w:type="spellStart"/>
            <w:r>
              <w:t>LearnMoreScreen</w:t>
            </w:r>
            <w:proofErr w:type="spellEnd"/>
            <w:r>
              <w:t>} /&gt;</w:t>
            </w:r>
          </w:p>
          <w:p w14:paraId="3B93A196" w14:textId="77777777" w:rsidR="0019014A" w:rsidRDefault="0019014A" w:rsidP="0019014A">
            <w:pPr>
              <w:pStyle w:val="TF-CDIGO-FONTE"/>
            </w:pPr>
            <w:r>
              <w:t xml:space="preserve">        &lt;</w:t>
            </w:r>
            <w:proofErr w:type="spellStart"/>
            <w:r>
              <w:t>Stack.Screen</w:t>
            </w:r>
            <w:proofErr w:type="spellEnd"/>
            <w:r>
              <w:t xml:space="preserve"> name="Games" component={</w:t>
            </w:r>
            <w:proofErr w:type="spellStart"/>
            <w:r>
              <w:t>GamesScreen</w:t>
            </w:r>
            <w:proofErr w:type="spellEnd"/>
            <w:r>
              <w:t>} /&gt;</w:t>
            </w:r>
          </w:p>
          <w:p w14:paraId="29AACB90" w14:textId="77777777" w:rsidR="0019014A" w:rsidRDefault="0019014A" w:rsidP="0019014A">
            <w:pPr>
              <w:pStyle w:val="TF-CDIGO-FONTE"/>
            </w:pPr>
            <w:r>
              <w:t xml:space="preserve">        &lt;</w:t>
            </w:r>
            <w:proofErr w:type="spellStart"/>
            <w:r>
              <w:t>Stack.Screen</w:t>
            </w:r>
            <w:proofErr w:type="spellEnd"/>
            <w:r>
              <w:t xml:space="preserve"> name="</w:t>
            </w:r>
            <w:proofErr w:type="spellStart"/>
            <w:r>
              <w:t>QRCode</w:t>
            </w:r>
            <w:proofErr w:type="spellEnd"/>
            <w:r>
              <w:t>" component={</w:t>
            </w:r>
            <w:proofErr w:type="spellStart"/>
            <w:r>
              <w:t>QRCodeScreen</w:t>
            </w:r>
            <w:proofErr w:type="spellEnd"/>
            <w:r>
              <w:t>} /&gt;</w:t>
            </w:r>
          </w:p>
          <w:p w14:paraId="18502583" w14:textId="77777777" w:rsidR="0019014A" w:rsidRDefault="0019014A" w:rsidP="0019014A">
            <w:pPr>
              <w:pStyle w:val="TF-CDIGO-FONTE"/>
            </w:pPr>
            <w:r>
              <w:t xml:space="preserve">        &lt;</w:t>
            </w:r>
            <w:proofErr w:type="spellStart"/>
            <w:r>
              <w:t>Stack.Screen</w:t>
            </w:r>
            <w:proofErr w:type="spellEnd"/>
            <w:r>
              <w:t xml:space="preserve"> name="</w:t>
            </w:r>
            <w:proofErr w:type="spellStart"/>
            <w:r>
              <w:t>QRCodeGame</w:t>
            </w:r>
            <w:proofErr w:type="spellEnd"/>
            <w:r>
              <w:t>" component={</w:t>
            </w:r>
            <w:proofErr w:type="spellStart"/>
            <w:r>
              <w:t>QRCodeGameScreen</w:t>
            </w:r>
            <w:proofErr w:type="spellEnd"/>
            <w:r>
              <w:t>} /&gt;</w:t>
            </w:r>
          </w:p>
          <w:p w14:paraId="55BBD008" w14:textId="77777777" w:rsidR="0019014A" w:rsidRDefault="0019014A" w:rsidP="0019014A">
            <w:pPr>
              <w:pStyle w:val="TF-CDIGO-FONTE"/>
            </w:pPr>
            <w:r>
              <w:t xml:space="preserve">        &lt;</w:t>
            </w:r>
            <w:proofErr w:type="spellStart"/>
            <w:r>
              <w:t>Stack.Screen</w:t>
            </w:r>
            <w:proofErr w:type="spellEnd"/>
            <w:r>
              <w:t xml:space="preserve"> name="</w:t>
            </w:r>
            <w:proofErr w:type="spellStart"/>
            <w:r>
              <w:t>QRCodeGameSuccess</w:t>
            </w:r>
            <w:proofErr w:type="spellEnd"/>
            <w:r>
              <w:t>" component={</w:t>
            </w:r>
            <w:proofErr w:type="spellStart"/>
            <w:r>
              <w:t>QRCodeGameSuccessScreen</w:t>
            </w:r>
            <w:proofErr w:type="spellEnd"/>
            <w:r>
              <w:t>} /&gt;</w:t>
            </w:r>
          </w:p>
          <w:p w14:paraId="21289AA6" w14:textId="77777777" w:rsidR="0019014A" w:rsidRDefault="0019014A" w:rsidP="0019014A">
            <w:pPr>
              <w:pStyle w:val="TF-CDIGO-FONTE"/>
            </w:pPr>
            <w:r>
              <w:t xml:space="preserve">        &lt;</w:t>
            </w:r>
            <w:proofErr w:type="spellStart"/>
            <w:r>
              <w:t>Stack.Screen</w:t>
            </w:r>
            <w:proofErr w:type="spellEnd"/>
            <w:r>
              <w:t xml:space="preserve"> name="</w:t>
            </w:r>
            <w:proofErr w:type="spellStart"/>
            <w:r>
              <w:t>QRCodeGameFailure</w:t>
            </w:r>
            <w:proofErr w:type="spellEnd"/>
            <w:r>
              <w:t>" component={</w:t>
            </w:r>
            <w:proofErr w:type="spellStart"/>
            <w:r>
              <w:t>QRCodeGameFailureScreen</w:t>
            </w:r>
            <w:proofErr w:type="spellEnd"/>
            <w:r>
              <w:t>} /&gt;</w:t>
            </w:r>
          </w:p>
          <w:p w14:paraId="2DC1A0AE" w14:textId="77777777" w:rsidR="0019014A" w:rsidRDefault="0019014A" w:rsidP="0019014A">
            <w:pPr>
              <w:pStyle w:val="TF-CDIGO-FONTE"/>
            </w:pPr>
            <w:r>
              <w:t xml:space="preserve">        &lt;</w:t>
            </w:r>
            <w:proofErr w:type="spellStart"/>
            <w:r>
              <w:t>Stack.Screen</w:t>
            </w:r>
            <w:proofErr w:type="spellEnd"/>
            <w:r>
              <w:t xml:space="preserve"> name="</w:t>
            </w:r>
            <w:proofErr w:type="spellStart"/>
            <w:r>
              <w:t>QAGame</w:t>
            </w:r>
            <w:proofErr w:type="spellEnd"/>
            <w:r>
              <w:t>" component={</w:t>
            </w:r>
            <w:proofErr w:type="spellStart"/>
            <w:r>
              <w:t>QAGameScreen</w:t>
            </w:r>
            <w:proofErr w:type="spellEnd"/>
            <w:r>
              <w:t>} /&gt;</w:t>
            </w:r>
          </w:p>
          <w:p w14:paraId="783E0CE6" w14:textId="77777777" w:rsidR="0019014A" w:rsidRDefault="0019014A" w:rsidP="0019014A">
            <w:pPr>
              <w:pStyle w:val="TF-CDIGO-FONTE"/>
            </w:pPr>
            <w:r>
              <w:t xml:space="preserve">        &lt;</w:t>
            </w:r>
            <w:proofErr w:type="spellStart"/>
            <w:r>
              <w:t>Stack.Screen</w:t>
            </w:r>
            <w:proofErr w:type="spellEnd"/>
            <w:r>
              <w:t xml:space="preserve"> name="</w:t>
            </w:r>
            <w:proofErr w:type="spellStart"/>
            <w:r>
              <w:t>QAGameSuccess</w:t>
            </w:r>
            <w:proofErr w:type="spellEnd"/>
            <w:r>
              <w:t>" component={</w:t>
            </w:r>
            <w:proofErr w:type="spellStart"/>
            <w:r>
              <w:t>QAGameSuccess</w:t>
            </w:r>
            <w:proofErr w:type="spellEnd"/>
            <w:r>
              <w:t>} /&gt;</w:t>
            </w:r>
          </w:p>
          <w:p w14:paraId="7F81BDA6" w14:textId="77777777" w:rsidR="0019014A" w:rsidRDefault="0019014A" w:rsidP="0019014A">
            <w:pPr>
              <w:pStyle w:val="TF-CDIGO-FONTE"/>
            </w:pPr>
            <w:r>
              <w:t xml:space="preserve">        &lt;</w:t>
            </w:r>
            <w:proofErr w:type="spellStart"/>
            <w:r>
              <w:t>Stack.Screen</w:t>
            </w:r>
            <w:proofErr w:type="spellEnd"/>
            <w:r>
              <w:t xml:space="preserve"> name="</w:t>
            </w:r>
            <w:proofErr w:type="spellStart"/>
            <w:r>
              <w:t>QAGameFailure</w:t>
            </w:r>
            <w:proofErr w:type="spellEnd"/>
            <w:r>
              <w:t>" component={</w:t>
            </w:r>
            <w:proofErr w:type="spellStart"/>
            <w:r>
              <w:t>QAGameFailure</w:t>
            </w:r>
            <w:proofErr w:type="spellEnd"/>
            <w:r>
              <w:t>} /&gt;</w:t>
            </w:r>
          </w:p>
          <w:p w14:paraId="2F55914D" w14:textId="77777777" w:rsidR="0019014A" w:rsidRDefault="0019014A" w:rsidP="0019014A">
            <w:pPr>
              <w:pStyle w:val="TF-CDIGO-FONTE"/>
            </w:pPr>
            <w:r>
              <w:t xml:space="preserve">      &lt;/</w:t>
            </w:r>
            <w:proofErr w:type="spellStart"/>
            <w:r>
              <w:t>Stack.Navigator</w:t>
            </w:r>
            <w:proofErr w:type="spellEnd"/>
            <w:r>
              <w:t>&gt;</w:t>
            </w:r>
          </w:p>
          <w:p w14:paraId="00B40487" w14:textId="77777777" w:rsidR="0019014A" w:rsidRDefault="0019014A" w:rsidP="0019014A">
            <w:pPr>
              <w:pStyle w:val="TF-CDIGO-FONTE"/>
            </w:pPr>
            <w:r>
              <w:t xml:space="preserve">    &lt;/</w:t>
            </w:r>
            <w:proofErr w:type="spellStart"/>
            <w:r>
              <w:t>NavigationContainer</w:t>
            </w:r>
            <w:proofErr w:type="spellEnd"/>
            <w:r>
              <w:t>&gt;</w:t>
            </w:r>
          </w:p>
          <w:p w14:paraId="151E6272" w14:textId="77777777" w:rsidR="0019014A" w:rsidRDefault="0019014A" w:rsidP="0019014A">
            <w:pPr>
              <w:pStyle w:val="TF-CDIGO-FONTE"/>
            </w:pPr>
            <w:r>
              <w:t xml:space="preserve">  );</w:t>
            </w:r>
          </w:p>
          <w:p w14:paraId="25F8A287" w14:textId="49B37A1E" w:rsidR="00C10F49" w:rsidRPr="005C7541" w:rsidRDefault="0019014A" w:rsidP="0019014A">
            <w:pPr>
              <w:pStyle w:val="TF-CDIGO-FONTE"/>
            </w:pPr>
            <w:r>
              <w:t>}</w:t>
            </w:r>
          </w:p>
        </w:tc>
      </w:tr>
    </w:tbl>
    <w:p w14:paraId="505C960B" w14:textId="5A7D0603" w:rsidR="00C10F49" w:rsidRDefault="00C10F49" w:rsidP="00C10F49">
      <w:pPr>
        <w:pStyle w:val="TF-FONTE"/>
      </w:pPr>
      <w:r>
        <w:t>Fonte: elaborado pelos autores (2024).</w:t>
      </w:r>
    </w:p>
    <w:p w14:paraId="41AD6884" w14:textId="158D6118" w:rsidR="009D6F64" w:rsidRDefault="0019014A" w:rsidP="009D6F64">
      <w:pPr>
        <w:pStyle w:val="TF-TEXTO"/>
      </w:pPr>
      <w:r>
        <w:lastRenderedPageBreak/>
        <w:t xml:space="preserve">O </w:t>
      </w:r>
      <w:r w:rsidR="00E107CB">
        <w:fldChar w:fldCharType="begin"/>
      </w:r>
      <w:r w:rsidR="00E107CB">
        <w:instrText xml:space="preserve"> REF _Ref184118286 \h </w:instrText>
      </w:r>
      <w:r w:rsidR="00E107CB">
        <w:fldChar w:fldCharType="separate"/>
      </w:r>
      <w:r w:rsidR="00E107CB">
        <w:t xml:space="preserve">Quadro </w:t>
      </w:r>
      <w:r w:rsidR="00E107CB">
        <w:rPr>
          <w:noProof/>
        </w:rPr>
        <w:t>4</w:t>
      </w:r>
      <w:r w:rsidR="00E107CB">
        <w:fldChar w:fldCharType="end"/>
      </w:r>
      <w:r>
        <w:t xml:space="preserve"> apresenta uma</w:t>
      </w:r>
      <w:r w:rsidRPr="0019014A">
        <w:t xml:space="preserve"> função </w:t>
      </w:r>
      <w:r>
        <w:t xml:space="preserve">que </w:t>
      </w:r>
      <w:r w:rsidRPr="0019014A">
        <w:t xml:space="preserve">percorre todas as coleções do </w:t>
      </w:r>
      <w:proofErr w:type="spellStart"/>
      <w:r w:rsidRPr="0019014A">
        <w:t>Firestore</w:t>
      </w:r>
      <w:proofErr w:type="spellEnd"/>
      <w:r w:rsidRPr="0019014A">
        <w:t xml:space="preserve"> em busca de um item correspondente ao QR </w:t>
      </w:r>
      <w:proofErr w:type="spellStart"/>
      <w:r w:rsidRPr="0019014A">
        <w:t>Code</w:t>
      </w:r>
      <w:proofErr w:type="spellEnd"/>
      <w:r w:rsidRPr="0019014A">
        <w:t xml:space="preserve"> escaneado. Caso o item seja encontrado, o usuário é redirecionado para a tela de detalhes (</w:t>
      </w:r>
      <w:r w:rsidRPr="00C400E4">
        <w:rPr>
          <w:rStyle w:val="TF-COURIER10"/>
          <w:rPrChange w:id="285" w:author="Dalton Solano dos Reis" w:date="2024-12-07T09:56:00Z" w16du:dateUtc="2024-12-07T12:56:00Z">
            <w:rPr/>
          </w:rPrChange>
        </w:rPr>
        <w:t>Item</w:t>
      </w:r>
      <w:r w:rsidRPr="0019014A">
        <w:t>). Caso contrário, é exibida uma mensagem de erro. A utilização de bloqueios (</w:t>
      </w:r>
      <w:proofErr w:type="spellStart"/>
      <w:r w:rsidRPr="0019014A">
        <w:rPr>
          <w:rStyle w:val="TF-COURIER10"/>
        </w:rPr>
        <w:t>qrCodeLock</w:t>
      </w:r>
      <w:proofErr w:type="spellEnd"/>
      <w:r w:rsidRPr="0019014A">
        <w:t>) evita processamentos simultâneos</w:t>
      </w:r>
      <w:del w:id="286" w:author="Dalton Solano dos Reis" w:date="2024-12-07T09:56:00Z" w16du:dateUtc="2024-12-07T12:56:00Z">
        <w:r w:rsidRPr="0019014A" w:rsidDel="00C400E4">
          <w:delText>, garantindo uma experiência fluida</w:delText>
        </w:r>
      </w:del>
      <w:r w:rsidRPr="0019014A">
        <w:t>.</w:t>
      </w:r>
    </w:p>
    <w:p w14:paraId="3655EAFA" w14:textId="59955629" w:rsidR="009D6F64" w:rsidRDefault="009D6F64" w:rsidP="009D6F64">
      <w:pPr>
        <w:pStyle w:val="TF-LEGENDA"/>
      </w:pPr>
      <w:bookmarkStart w:id="287" w:name="_Ref184118286"/>
      <w:bookmarkStart w:id="288" w:name="_Toc184063325"/>
      <w:r>
        <w:lastRenderedPageBreak/>
        <w:t xml:space="preserve">Quadro </w:t>
      </w:r>
      <w:fldSimple w:instr=" SEQ Quadro \* ARABIC ">
        <w:r w:rsidR="00876393">
          <w:rPr>
            <w:noProof/>
          </w:rPr>
          <w:t>4</w:t>
        </w:r>
      </w:fldSimple>
      <w:bookmarkEnd w:id="287"/>
      <w:r>
        <w:t xml:space="preserve"> – Leitura de QR Codes</w:t>
      </w:r>
      <w:bookmarkEnd w:id="288"/>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01"/>
      </w:tblGrid>
      <w:tr w:rsidR="0019014A" w:rsidRPr="00A350D7" w14:paraId="7FC6CBFD" w14:textId="77777777" w:rsidTr="009D6F64">
        <w:trPr>
          <w:trHeight w:val="12960"/>
          <w:jc w:val="center"/>
        </w:trPr>
        <w:tc>
          <w:tcPr>
            <w:tcW w:w="10201" w:type="dxa"/>
          </w:tcPr>
          <w:p w14:paraId="56D8C8C7" w14:textId="77777777" w:rsidR="009D6F64" w:rsidRDefault="009D6F64" w:rsidP="009D6F64">
            <w:pPr>
              <w:pStyle w:val="TF-CDIGO-FONTE"/>
            </w:pPr>
            <w:r>
              <w:t xml:space="preserve">const </w:t>
            </w:r>
            <w:proofErr w:type="spellStart"/>
            <w:r>
              <w:t>handleQRCodeRead</w:t>
            </w:r>
            <w:proofErr w:type="spellEnd"/>
            <w:r>
              <w:t xml:space="preserve"> = async (data: string) =&gt; {</w:t>
            </w:r>
          </w:p>
          <w:p w14:paraId="559B6750" w14:textId="77777777" w:rsidR="009D6F64" w:rsidRDefault="009D6F64" w:rsidP="009D6F64">
            <w:pPr>
              <w:pStyle w:val="TF-CDIGO-FONTE"/>
            </w:pPr>
            <w:r>
              <w:t xml:space="preserve">    if (</w:t>
            </w:r>
            <w:proofErr w:type="spellStart"/>
            <w:r>
              <w:t>qrCodeLock.current</w:t>
            </w:r>
            <w:proofErr w:type="spellEnd"/>
            <w:r>
              <w:t xml:space="preserve">) </w:t>
            </w:r>
            <w:proofErr w:type="gramStart"/>
            <w:r>
              <w:t>return;</w:t>
            </w:r>
            <w:proofErr w:type="gramEnd"/>
            <w:r>
              <w:t xml:space="preserve"> </w:t>
            </w:r>
          </w:p>
          <w:p w14:paraId="45D74CEA" w14:textId="77777777" w:rsidR="009D6F64" w:rsidRDefault="009D6F64" w:rsidP="009D6F64">
            <w:pPr>
              <w:pStyle w:val="TF-CDIGO-FONTE"/>
            </w:pPr>
            <w:r>
              <w:t xml:space="preserve">    </w:t>
            </w:r>
            <w:proofErr w:type="spellStart"/>
            <w:r>
              <w:t>qrCodeLock.current</w:t>
            </w:r>
            <w:proofErr w:type="spellEnd"/>
            <w:r>
              <w:t xml:space="preserve"> = </w:t>
            </w:r>
            <w:proofErr w:type="gramStart"/>
            <w:r>
              <w:t>true;</w:t>
            </w:r>
            <w:proofErr w:type="gramEnd"/>
            <w:r>
              <w:t xml:space="preserve"> </w:t>
            </w:r>
          </w:p>
          <w:p w14:paraId="6FAE9994" w14:textId="77777777" w:rsidR="009D6F64" w:rsidRDefault="009D6F64" w:rsidP="009D6F64">
            <w:pPr>
              <w:pStyle w:val="TF-CDIGO-FONTE"/>
            </w:pPr>
            <w:r>
              <w:t xml:space="preserve">  </w:t>
            </w:r>
          </w:p>
          <w:p w14:paraId="1846A42D" w14:textId="77777777" w:rsidR="009D6F64" w:rsidRDefault="009D6F64" w:rsidP="009D6F64">
            <w:pPr>
              <w:pStyle w:val="TF-CDIGO-FONTE"/>
            </w:pPr>
            <w:r>
              <w:t xml:space="preserve">    </w:t>
            </w:r>
            <w:proofErr w:type="spellStart"/>
            <w:r>
              <w:t>setIsScanning</w:t>
            </w:r>
            <w:proofErr w:type="spellEnd"/>
            <w:r>
              <w:t>(true</w:t>
            </w:r>
            <w:proofErr w:type="gramStart"/>
            <w:r>
              <w:t>);</w:t>
            </w:r>
            <w:proofErr w:type="gramEnd"/>
          </w:p>
          <w:p w14:paraId="69150AEB" w14:textId="77777777" w:rsidR="009D6F64" w:rsidRDefault="009D6F64" w:rsidP="009D6F64">
            <w:pPr>
              <w:pStyle w:val="TF-CDIGO-FONTE"/>
            </w:pPr>
            <w:r>
              <w:t xml:space="preserve">    </w:t>
            </w:r>
            <w:proofErr w:type="spellStart"/>
            <w:r>
              <w:t>setModalIsVisible</w:t>
            </w:r>
            <w:proofErr w:type="spellEnd"/>
            <w:r>
              <w:t>(false</w:t>
            </w:r>
            <w:proofErr w:type="gramStart"/>
            <w:r>
              <w:t>);</w:t>
            </w:r>
            <w:proofErr w:type="gramEnd"/>
          </w:p>
          <w:p w14:paraId="6750B887" w14:textId="77777777" w:rsidR="009D6F64" w:rsidRDefault="009D6F64" w:rsidP="009D6F64">
            <w:pPr>
              <w:pStyle w:val="TF-CDIGO-FONTE"/>
            </w:pPr>
            <w:r>
              <w:t xml:space="preserve">  </w:t>
            </w:r>
          </w:p>
          <w:p w14:paraId="1EC4071C" w14:textId="77777777" w:rsidR="009D6F64" w:rsidRDefault="009D6F64" w:rsidP="009D6F64">
            <w:pPr>
              <w:pStyle w:val="TF-CDIGO-FONTE"/>
            </w:pPr>
            <w:r>
              <w:t xml:space="preserve">    try {</w:t>
            </w:r>
          </w:p>
          <w:p w14:paraId="61517E82" w14:textId="77777777" w:rsidR="009D6F64" w:rsidRDefault="009D6F64" w:rsidP="009D6F64">
            <w:pPr>
              <w:pStyle w:val="TF-CDIGO-FONTE"/>
            </w:pPr>
            <w:r>
              <w:t xml:space="preserve">      let </w:t>
            </w:r>
            <w:proofErr w:type="spellStart"/>
            <w:r>
              <w:t>itemFound</w:t>
            </w:r>
            <w:proofErr w:type="spellEnd"/>
            <w:r>
              <w:t xml:space="preserve"> = </w:t>
            </w:r>
            <w:proofErr w:type="gramStart"/>
            <w:r>
              <w:t>null;</w:t>
            </w:r>
            <w:proofErr w:type="gramEnd"/>
          </w:p>
          <w:p w14:paraId="0E6F2A0E" w14:textId="77777777" w:rsidR="009D6F64" w:rsidRDefault="009D6F64" w:rsidP="009D6F64">
            <w:pPr>
              <w:pStyle w:val="TF-CDIGO-FONTE"/>
            </w:pPr>
            <w:r>
              <w:t xml:space="preserve">  </w:t>
            </w:r>
          </w:p>
          <w:p w14:paraId="59AD12FB" w14:textId="77777777" w:rsidR="009D6F64" w:rsidRDefault="009D6F64" w:rsidP="009D6F64">
            <w:pPr>
              <w:pStyle w:val="TF-CDIGO-FONTE"/>
            </w:pPr>
            <w:r>
              <w:t xml:space="preserve">      for (const collection of collections) {</w:t>
            </w:r>
          </w:p>
          <w:p w14:paraId="5FBE145A" w14:textId="77777777" w:rsidR="009D6F64" w:rsidRDefault="009D6F64" w:rsidP="009D6F64">
            <w:pPr>
              <w:pStyle w:val="TF-CDIGO-FONTE"/>
            </w:pPr>
            <w:r>
              <w:t xml:space="preserve">        const doc = await </w:t>
            </w:r>
            <w:proofErr w:type="spellStart"/>
            <w:proofErr w:type="gramStart"/>
            <w:r>
              <w:t>firestore.collection</w:t>
            </w:r>
            <w:proofErr w:type="spellEnd"/>
            <w:proofErr w:type="gramEnd"/>
            <w:r>
              <w:t>(collection).doc(data).get();</w:t>
            </w:r>
          </w:p>
          <w:p w14:paraId="1A1FB37D" w14:textId="77777777" w:rsidR="009D6F64" w:rsidRDefault="009D6F64" w:rsidP="009D6F64">
            <w:pPr>
              <w:pStyle w:val="TF-CDIGO-FONTE"/>
            </w:pPr>
            <w:r>
              <w:t xml:space="preserve">        if (</w:t>
            </w:r>
            <w:proofErr w:type="spellStart"/>
            <w:proofErr w:type="gramStart"/>
            <w:r>
              <w:t>doc.exists</w:t>
            </w:r>
            <w:proofErr w:type="spellEnd"/>
            <w:proofErr w:type="gramEnd"/>
            <w:r>
              <w:t>) {</w:t>
            </w:r>
          </w:p>
          <w:p w14:paraId="4D358060" w14:textId="77777777" w:rsidR="009D6F64" w:rsidRDefault="009D6F64" w:rsidP="009D6F64">
            <w:pPr>
              <w:pStyle w:val="TF-CDIGO-FONTE"/>
            </w:pPr>
            <w:r>
              <w:t xml:space="preserve">          </w:t>
            </w:r>
            <w:proofErr w:type="spellStart"/>
            <w:r>
              <w:t>itemFound</w:t>
            </w:r>
            <w:proofErr w:type="spellEnd"/>
            <w:r>
              <w:t xml:space="preserve"> = </w:t>
            </w:r>
            <w:proofErr w:type="gramStart"/>
            <w:r>
              <w:t>{ collection</w:t>
            </w:r>
            <w:proofErr w:type="gramEnd"/>
            <w:r>
              <w:t xml:space="preserve">, data: </w:t>
            </w:r>
            <w:proofErr w:type="spellStart"/>
            <w:r>
              <w:t>doc.data</w:t>
            </w:r>
            <w:proofErr w:type="spellEnd"/>
            <w:r>
              <w:t>(), id: doc.id };</w:t>
            </w:r>
          </w:p>
          <w:p w14:paraId="188AC509" w14:textId="77777777" w:rsidR="009D6F64" w:rsidRDefault="009D6F64" w:rsidP="009D6F64">
            <w:pPr>
              <w:pStyle w:val="TF-CDIGO-FONTE"/>
            </w:pPr>
            <w:r>
              <w:t xml:space="preserve">          </w:t>
            </w:r>
            <w:proofErr w:type="gramStart"/>
            <w:r>
              <w:t>break;</w:t>
            </w:r>
            <w:proofErr w:type="gramEnd"/>
          </w:p>
          <w:p w14:paraId="1EB59BCD" w14:textId="77777777" w:rsidR="009D6F64" w:rsidRDefault="009D6F64" w:rsidP="009D6F64">
            <w:pPr>
              <w:pStyle w:val="TF-CDIGO-FONTE"/>
            </w:pPr>
            <w:r>
              <w:t xml:space="preserve">        }</w:t>
            </w:r>
          </w:p>
          <w:p w14:paraId="3826BD6C" w14:textId="77777777" w:rsidR="009D6F64" w:rsidRDefault="009D6F64" w:rsidP="009D6F64">
            <w:pPr>
              <w:pStyle w:val="TF-CDIGO-FONTE"/>
            </w:pPr>
            <w:r>
              <w:t xml:space="preserve">      }</w:t>
            </w:r>
          </w:p>
          <w:p w14:paraId="413DA9AF" w14:textId="77777777" w:rsidR="009D6F64" w:rsidRDefault="009D6F64" w:rsidP="009D6F64">
            <w:pPr>
              <w:pStyle w:val="TF-CDIGO-FONTE"/>
            </w:pPr>
            <w:r>
              <w:t xml:space="preserve">  </w:t>
            </w:r>
          </w:p>
          <w:p w14:paraId="75A3630E" w14:textId="77777777" w:rsidR="009D6F64" w:rsidRDefault="009D6F64" w:rsidP="009D6F64">
            <w:pPr>
              <w:pStyle w:val="TF-CDIGO-FONTE"/>
            </w:pPr>
            <w:r>
              <w:t xml:space="preserve">      if (</w:t>
            </w:r>
            <w:proofErr w:type="spellStart"/>
            <w:r>
              <w:t>itemFound</w:t>
            </w:r>
            <w:proofErr w:type="spellEnd"/>
            <w:r>
              <w:t>) {</w:t>
            </w:r>
          </w:p>
          <w:p w14:paraId="181C110A" w14:textId="77777777" w:rsidR="009D6F64" w:rsidRDefault="009D6F64" w:rsidP="009D6F64">
            <w:pPr>
              <w:pStyle w:val="TF-CDIGO-FONTE"/>
            </w:pPr>
            <w:r>
              <w:t xml:space="preserve">        const </w:t>
            </w:r>
            <w:proofErr w:type="gramStart"/>
            <w:r>
              <w:t>{ collection</w:t>
            </w:r>
            <w:proofErr w:type="gramEnd"/>
            <w:r>
              <w:t xml:space="preserve">, data: </w:t>
            </w:r>
            <w:proofErr w:type="spellStart"/>
            <w:r>
              <w:t>itemData</w:t>
            </w:r>
            <w:proofErr w:type="spellEnd"/>
            <w:r>
              <w:t xml:space="preserve">, id: </w:t>
            </w:r>
            <w:proofErr w:type="spellStart"/>
            <w:r>
              <w:t>itemId</w:t>
            </w:r>
            <w:proofErr w:type="spellEnd"/>
            <w:r>
              <w:t xml:space="preserve"> } = </w:t>
            </w:r>
            <w:proofErr w:type="spellStart"/>
            <w:r>
              <w:t>itemFound</w:t>
            </w:r>
            <w:proofErr w:type="spellEnd"/>
            <w:r>
              <w:t>;</w:t>
            </w:r>
          </w:p>
          <w:p w14:paraId="07C67757" w14:textId="77777777" w:rsidR="009D6F64" w:rsidRDefault="009D6F64" w:rsidP="009D6F64">
            <w:pPr>
              <w:pStyle w:val="TF-CDIGO-FONTE"/>
            </w:pPr>
            <w:r>
              <w:t xml:space="preserve">        </w:t>
            </w:r>
            <w:proofErr w:type="spellStart"/>
            <w:proofErr w:type="gramStart"/>
            <w:r>
              <w:t>navigation.navigate</w:t>
            </w:r>
            <w:proofErr w:type="spellEnd"/>
            <w:proofErr w:type="gramEnd"/>
            <w:r>
              <w:t>("Item", {</w:t>
            </w:r>
          </w:p>
          <w:p w14:paraId="63DCFBC0" w14:textId="77777777" w:rsidR="009D6F64" w:rsidRDefault="009D6F64" w:rsidP="009D6F64">
            <w:pPr>
              <w:pStyle w:val="TF-CDIGO-FONTE"/>
            </w:pPr>
            <w:r>
              <w:t xml:space="preserve">          </w:t>
            </w:r>
            <w:proofErr w:type="spellStart"/>
            <w:r>
              <w:t>itemId</w:t>
            </w:r>
            <w:proofErr w:type="spellEnd"/>
            <w:r>
              <w:t>,</w:t>
            </w:r>
          </w:p>
          <w:p w14:paraId="2FB2E8F7" w14:textId="77777777" w:rsidR="009D6F64" w:rsidRDefault="009D6F64" w:rsidP="009D6F64">
            <w:pPr>
              <w:pStyle w:val="TF-CDIGO-FONTE"/>
            </w:pPr>
            <w:r>
              <w:t xml:space="preserve">          collection,</w:t>
            </w:r>
          </w:p>
          <w:p w14:paraId="7DA01B00" w14:textId="77777777" w:rsidR="009D6F64" w:rsidRPr="00B02815" w:rsidRDefault="009D6F64" w:rsidP="009D6F64">
            <w:pPr>
              <w:pStyle w:val="TF-CDIGO-FONTE"/>
              <w:rPr>
                <w:lang w:val="pt-BR"/>
              </w:rPr>
            </w:pPr>
            <w:r>
              <w:t xml:space="preserve">          </w:t>
            </w:r>
            <w:proofErr w:type="spellStart"/>
            <w:r w:rsidRPr="00B02815">
              <w:rPr>
                <w:lang w:val="pt-BR"/>
              </w:rPr>
              <w:t>name</w:t>
            </w:r>
            <w:proofErr w:type="spellEnd"/>
            <w:r w:rsidRPr="00B02815">
              <w:rPr>
                <w:lang w:val="pt-BR"/>
              </w:rPr>
              <w:t xml:space="preserve">: </w:t>
            </w:r>
            <w:proofErr w:type="spellStart"/>
            <w:proofErr w:type="gramStart"/>
            <w:r w:rsidRPr="00B02815">
              <w:rPr>
                <w:lang w:val="pt-BR"/>
              </w:rPr>
              <w:t>itemData</w:t>
            </w:r>
            <w:proofErr w:type="spellEnd"/>
            <w:r w:rsidRPr="00B02815">
              <w:rPr>
                <w:lang w:val="pt-BR"/>
              </w:rPr>
              <w:t>?.</w:t>
            </w:r>
            <w:proofErr w:type="gramEnd"/>
            <w:r w:rsidRPr="00B02815">
              <w:rPr>
                <w:lang w:val="pt-BR"/>
              </w:rPr>
              <w:t>nome || "Item sem nome",</w:t>
            </w:r>
          </w:p>
          <w:p w14:paraId="0238D5F3" w14:textId="77777777" w:rsidR="009D6F64" w:rsidRPr="00C671F5" w:rsidRDefault="009D6F64" w:rsidP="009D6F64">
            <w:pPr>
              <w:pStyle w:val="TF-CDIGO-FONTE"/>
              <w:rPr>
                <w:rPrChange w:id="289" w:author="Dalton Solano dos Reis" w:date="2024-12-07T09:45:00Z" w16du:dateUtc="2024-12-07T12:45:00Z">
                  <w:rPr>
                    <w:lang w:val="pt-BR"/>
                  </w:rPr>
                </w:rPrChange>
              </w:rPr>
            </w:pPr>
            <w:r w:rsidRPr="00B02815">
              <w:rPr>
                <w:lang w:val="pt-BR"/>
              </w:rPr>
              <w:t xml:space="preserve">          </w:t>
            </w:r>
            <w:r w:rsidRPr="00C671F5">
              <w:rPr>
                <w:rPrChange w:id="290" w:author="Dalton Solano dos Reis" w:date="2024-12-07T09:45:00Z" w16du:dateUtc="2024-12-07T12:45:00Z">
                  <w:rPr>
                    <w:lang w:val="pt-BR"/>
                  </w:rPr>
                </w:rPrChange>
              </w:rPr>
              <w:t xml:space="preserve">details: </w:t>
            </w:r>
            <w:proofErr w:type="spellStart"/>
            <w:r w:rsidRPr="00C671F5">
              <w:rPr>
                <w:rPrChange w:id="291" w:author="Dalton Solano dos Reis" w:date="2024-12-07T09:45:00Z" w16du:dateUtc="2024-12-07T12:45:00Z">
                  <w:rPr>
                    <w:lang w:val="pt-BR"/>
                  </w:rPr>
                </w:rPrChange>
              </w:rPr>
              <w:t>itemData</w:t>
            </w:r>
            <w:proofErr w:type="spellEnd"/>
            <w:r w:rsidRPr="00C671F5">
              <w:rPr>
                <w:rPrChange w:id="292" w:author="Dalton Solano dos Reis" w:date="2024-12-07T09:45:00Z" w16du:dateUtc="2024-12-07T12:45:00Z">
                  <w:rPr>
                    <w:lang w:val="pt-BR"/>
                  </w:rPr>
                </w:rPrChange>
              </w:rPr>
              <w:t>,</w:t>
            </w:r>
          </w:p>
          <w:p w14:paraId="597483FF" w14:textId="77777777" w:rsidR="009D6F64" w:rsidRPr="00C671F5" w:rsidRDefault="009D6F64" w:rsidP="009D6F64">
            <w:pPr>
              <w:pStyle w:val="TF-CDIGO-FONTE"/>
              <w:rPr>
                <w:rPrChange w:id="293" w:author="Dalton Solano dos Reis" w:date="2024-12-07T09:45:00Z" w16du:dateUtc="2024-12-07T12:45:00Z">
                  <w:rPr>
                    <w:lang w:val="pt-BR"/>
                  </w:rPr>
                </w:rPrChange>
              </w:rPr>
            </w:pPr>
            <w:r w:rsidRPr="00C671F5">
              <w:rPr>
                <w:rPrChange w:id="294" w:author="Dalton Solano dos Reis" w:date="2024-12-07T09:45:00Z" w16du:dateUtc="2024-12-07T12:45:00Z">
                  <w:rPr>
                    <w:lang w:val="pt-BR"/>
                  </w:rPr>
                </w:rPrChange>
              </w:rPr>
              <w:t xml:space="preserve">        });</w:t>
            </w:r>
          </w:p>
          <w:p w14:paraId="65F8BABC" w14:textId="77777777" w:rsidR="009D6F64" w:rsidRPr="00C671F5" w:rsidRDefault="009D6F64" w:rsidP="009D6F64">
            <w:pPr>
              <w:pStyle w:val="TF-CDIGO-FONTE"/>
              <w:rPr>
                <w:rPrChange w:id="295" w:author="Dalton Solano dos Reis" w:date="2024-12-07T09:45:00Z" w16du:dateUtc="2024-12-07T12:45:00Z">
                  <w:rPr>
                    <w:lang w:val="pt-BR"/>
                  </w:rPr>
                </w:rPrChange>
              </w:rPr>
            </w:pPr>
            <w:r w:rsidRPr="00C671F5">
              <w:rPr>
                <w:rPrChange w:id="296" w:author="Dalton Solano dos Reis" w:date="2024-12-07T09:45:00Z" w16du:dateUtc="2024-12-07T12:45:00Z">
                  <w:rPr>
                    <w:lang w:val="pt-BR"/>
                  </w:rPr>
                </w:rPrChange>
              </w:rPr>
              <w:t xml:space="preserve">      } else {</w:t>
            </w:r>
          </w:p>
          <w:p w14:paraId="12209AC3" w14:textId="77777777" w:rsidR="009D6F64" w:rsidRPr="00C671F5" w:rsidRDefault="009D6F64" w:rsidP="009D6F64">
            <w:pPr>
              <w:pStyle w:val="TF-CDIGO-FONTE"/>
              <w:rPr>
                <w:rPrChange w:id="297" w:author="Dalton Solano dos Reis" w:date="2024-12-07T09:45:00Z" w16du:dateUtc="2024-12-07T12:45:00Z">
                  <w:rPr>
                    <w:lang w:val="pt-BR"/>
                  </w:rPr>
                </w:rPrChange>
              </w:rPr>
            </w:pPr>
            <w:r w:rsidRPr="00C671F5">
              <w:rPr>
                <w:rPrChange w:id="298" w:author="Dalton Solano dos Reis" w:date="2024-12-07T09:45:00Z" w16du:dateUtc="2024-12-07T12:45:00Z">
                  <w:rPr>
                    <w:lang w:val="pt-BR"/>
                  </w:rPr>
                </w:rPrChange>
              </w:rPr>
              <w:t xml:space="preserve">        if </w:t>
            </w:r>
            <w:proofErr w:type="gramStart"/>
            <w:r w:rsidRPr="00C671F5">
              <w:rPr>
                <w:rPrChange w:id="299" w:author="Dalton Solano dos Reis" w:date="2024-12-07T09:45:00Z" w16du:dateUtc="2024-12-07T12:45:00Z">
                  <w:rPr>
                    <w:lang w:val="pt-BR"/>
                  </w:rPr>
                </w:rPrChange>
              </w:rPr>
              <w:t>(!</w:t>
            </w:r>
            <w:proofErr w:type="spellStart"/>
            <w:r w:rsidRPr="00C671F5">
              <w:rPr>
                <w:rPrChange w:id="300" w:author="Dalton Solano dos Reis" w:date="2024-12-07T09:45:00Z" w16du:dateUtc="2024-12-07T12:45:00Z">
                  <w:rPr>
                    <w:lang w:val="pt-BR"/>
                  </w:rPr>
                </w:rPrChange>
              </w:rPr>
              <w:t>alertShown</w:t>
            </w:r>
            <w:proofErr w:type="spellEnd"/>
            <w:proofErr w:type="gramEnd"/>
            <w:r w:rsidRPr="00C671F5">
              <w:rPr>
                <w:rPrChange w:id="301" w:author="Dalton Solano dos Reis" w:date="2024-12-07T09:45:00Z" w16du:dateUtc="2024-12-07T12:45:00Z">
                  <w:rPr>
                    <w:lang w:val="pt-BR"/>
                  </w:rPr>
                </w:rPrChange>
              </w:rPr>
              <w:t>) {</w:t>
            </w:r>
          </w:p>
          <w:p w14:paraId="07DDE3DD" w14:textId="77777777" w:rsidR="009D6F64" w:rsidRPr="00C671F5" w:rsidRDefault="009D6F64" w:rsidP="009D6F64">
            <w:pPr>
              <w:pStyle w:val="TF-CDIGO-FONTE"/>
              <w:rPr>
                <w:rPrChange w:id="302" w:author="Dalton Solano dos Reis" w:date="2024-12-07T09:45:00Z" w16du:dateUtc="2024-12-07T12:45:00Z">
                  <w:rPr>
                    <w:lang w:val="pt-BR"/>
                  </w:rPr>
                </w:rPrChange>
              </w:rPr>
            </w:pPr>
            <w:r w:rsidRPr="00C671F5">
              <w:rPr>
                <w:rPrChange w:id="303" w:author="Dalton Solano dos Reis" w:date="2024-12-07T09:45:00Z" w16du:dateUtc="2024-12-07T12:45:00Z">
                  <w:rPr>
                    <w:lang w:val="pt-BR"/>
                  </w:rPr>
                </w:rPrChange>
              </w:rPr>
              <w:t xml:space="preserve">          </w:t>
            </w:r>
            <w:proofErr w:type="spellStart"/>
            <w:r w:rsidRPr="00C671F5">
              <w:rPr>
                <w:rPrChange w:id="304" w:author="Dalton Solano dos Reis" w:date="2024-12-07T09:45:00Z" w16du:dateUtc="2024-12-07T12:45:00Z">
                  <w:rPr>
                    <w:lang w:val="pt-BR"/>
                  </w:rPr>
                </w:rPrChange>
              </w:rPr>
              <w:t>setAlertShown</w:t>
            </w:r>
            <w:proofErr w:type="spellEnd"/>
            <w:r w:rsidRPr="00C671F5">
              <w:rPr>
                <w:rPrChange w:id="305" w:author="Dalton Solano dos Reis" w:date="2024-12-07T09:45:00Z" w16du:dateUtc="2024-12-07T12:45:00Z">
                  <w:rPr>
                    <w:lang w:val="pt-BR"/>
                  </w:rPr>
                </w:rPrChange>
              </w:rPr>
              <w:t>(true</w:t>
            </w:r>
            <w:proofErr w:type="gramStart"/>
            <w:r w:rsidRPr="00C671F5">
              <w:rPr>
                <w:rPrChange w:id="306" w:author="Dalton Solano dos Reis" w:date="2024-12-07T09:45:00Z" w16du:dateUtc="2024-12-07T12:45:00Z">
                  <w:rPr>
                    <w:lang w:val="pt-BR"/>
                  </w:rPr>
                </w:rPrChange>
              </w:rPr>
              <w:t>);</w:t>
            </w:r>
            <w:proofErr w:type="gramEnd"/>
          </w:p>
          <w:p w14:paraId="667B5187" w14:textId="77777777" w:rsidR="009D6F64" w:rsidRPr="00B02815" w:rsidRDefault="009D6F64" w:rsidP="009D6F64">
            <w:pPr>
              <w:pStyle w:val="TF-CDIGO-FONTE"/>
              <w:rPr>
                <w:lang w:val="pt-BR"/>
              </w:rPr>
            </w:pPr>
            <w:r w:rsidRPr="00C671F5">
              <w:rPr>
                <w:rPrChange w:id="307" w:author="Dalton Solano dos Reis" w:date="2024-12-07T09:45:00Z" w16du:dateUtc="2024-12-07T12:45:00Z">
                  <w:rPr>
                    <w:lang w:val="pt-BR"/>
                  </w:rPr>
                </w:rPrChange>
              </w:rPr>
              <w:t xml:space="preserve">          </w:t>
            </w:r>
            <w:proofErr w:type="spellStart"/>
            <w:r w:rsidRPr="00B02815">
              <w:rPr>
                <w:lang w:val="pt-BR"/>
              </w:rPr>
              <w:t>Alert.alert</w:t>
            </w:r>
            <w:proofErr w:type="spellEnd"/>
            <w:r w:rsidRPr="00B02815">
              <w:rPr>
                <w:lang w:val="pt-BR"/>
              </w:rPr>
              <w:t xml:space="preserve">("Erro de QR </w:t>
            </w:r>
            <w:proofErr w:type="spellStart"/>
            <w:r w:rsidRPr="00B02815">
              <w:rPr>
                <w:lang w:val="pt-BR"/>
              </w:rPr>
              <w:t>Code</w:t>
            </w:r>
            <w:proofErr w:type="spellEnd"/>
            <w:r w:rsidRPr="00B02815">
              <w:rPr>
                <w:lang w:val="pt-BR"/>
              </w:rPr>
              <w:t xml:space="preserve">", "QR </w:t>
            </w:r>
            <w:proofErr w:type="spellStart"/>
            <w:r w:rsidRPr="00B02815">
              <w:rPr>
                <w:lang w:val="pt-BR"/>
              </w:rPr>
              <w:t>Code</w:t>
            </w:r>
            <w:proofErr w:type="spellEnd"/>
            <w:r w:rsidRPr="00B02815">
              <w:rPr>
                <w:lang w:val="pt-BR"/>
              </w:rPr>
              <w:t xml:space="preserve"> incompatível ou não reconhecido.", [</w:t>
            </w:r>
          </w:p>
          <w:p w14:paraId="23F38362" w14:textId="77777777" w:rsidR="009D6F64" w:rsidRDefault="009D6F64" w:rsidP="009D6F64">
            <w:pPr>
              <w:pStyle w:val="TF-CDIGO-FONTE"/>
            </w:pPr>
            <w:r w:rsidRPr="00B02815">
              <w:rPr>
                <w:lang w:val="pt-BR"/>
              </w:rPr>
              <w:t xml:space="preserve">            </w:t>
            </w:r>
            <w:r>
              <w:t>{</w:t>
            </w:r>
          </w:p>
          <w:p w14:paraId="50040A30" w14:textId="77777777" w:rsidR="009D6F64" w:rsidRDefault="009D6F64" w:rsidP="009D6F64">
            <w:pPr>
              <w:pStyle w:val="TF-CDIGO-FONTE"/>
            </w:pPr>
            <w:r>
              <w:t xml:space="preserve">              text: "OK",</w:t>
            </w:r>
          </w:p>
          <w:p w14:paraId="4607A722" w14:textId="77777777" w:rsidR="009D6F64" w:rsidRDefault="009D6F64" w:rsidP="009D6F64">
            <w:pPr>
              <w:pStyle w:val="TF-CDIGO-FONTE"/>
            </w:pPr>
            <w:r>
              <w:t xml:space="preserve">              </w:t>
            </w:r>
            <w:proofErr w:type="spellStart"/>
            <w:r>
              <w:t>onPress</w:t>
            </w:r>
            <w:proofErr w:type="spellEnd"/>
            <w:r>
              <w:t>: () =&gt; {</w:t>
            </w:r>
          </w:p>
          <w:p w14:paraId="2EA39912" w14:textId="77777777" w:rsidR="009D6F64" w:rsidRDefault="009D6F64" w:rsidP="009D6F64">
            <w:pPr>
              <w:pStyle w:val="TF-CDIGO-FONTE"/>
            </w:pPr>
            <w:r>
              <w:t xml:space="preserve">                </w:t>
            </w:r>
            <w:proofErr w:type="spellStart"/>
            <w:r>
              <w:t>setAlertShown</w:t>
            </w:r>
            <w:proofErr w:type="spellEnd"/>
            <w:r>
              <w:t>(false</w:t>
            </w:r>
            <w:proofErr w:type="gramStart"/>
            <w:r>
              <w:t>);</w:t>
            </w:r>
            <w:proofErr w:type="gramEnd"/>
          </w:p>
          <w:p w14:paraId="55341996" w14:textId="77777777" w:rsidR="009D6F64" w:rsidRDefault="009D6F64" w:rsidP="009D6F64">
            <w:pPr>
              <w:pStyle w:val="TF-CDIGO-FONTE"/>
            </w:pPr>
            <w:r>
              <w:t xml:space="preserve">                </w:t>
            </w:r>
            <w:proofErr w:type="spellStart"/>
            <w:r>
              <w:t>qrCodeLock.current</w:t>
            </w:r>
            <w:proofErr w:type="spellEnd"/>
            <w:r>
              <w:t xml:space="preserve"> = </w:t>
            </w:r>
            <w:proofErr w:type="gramStart"/>
            <w:r>
              <w:t>false;</w:t>
            </w:r>
            <w:proofErr w:type="gramEnd"/>
          </w:p>
          <w:p w14:paraId="4AC6655C" w14:textId="77777777" w:rsidR="009D6F64" w:rsidRPr="00C671F5" w:rsidRDefault="009D6F64" w:rsidP="009D6F64">
            <w:pPr>
              <w:pStyle w:val="TF-CDIGO-FONTE"/>
              <w:rPr>
                <w:rPrChange w:id="308" w:author="Dalton Solano dos Reis" w:date="2024-12-07T09:45:00Z" w16du:dateUtc="2024-12-07T12:45:00Z">
                  <w:rPr>
                    <w:lang w:val="pt-BR"/>
                  </w:rPr>
                </w:rPrChange>
              </w:rPr>
            </w:pPr>
            <w:r>
              <w:t xml:space="preserve">              </w:t>
            </w:r>
            <w:r w:rsidRPr="00C671F5">
              <w:rPr>
                <w:rPrChange w:id="309" w:author="Dalton Solano dos Reis" w:date="2024-12-07T09:45:00Z" w16du:dateUtc="2024-12-07T12:45:00Z">
                  <w:rPr>
                    <w:lang w:val="pt-BR"/>
                  </w:rPr>
                </w:rPrChange>
              </w:rPr>
              <w:t>},</w:t>
            </w:r>
          </w:p>
          <w:p w14:paraId="382B5A68" w14:textId="77777777" w:rsidR="009D6F64" w:rsidRPr="00C671F5" w:rsidRDefault="009D6F64" w:rsidP="009D6F64">
            <w:pPr>
              <w:pStyle w:val="TF-CDIGO-FONTE"/>
              <w:rPr>
                <w:rPrChange w:id="310" w:author="Dalton Solano dos Reis" w:date="2024-12-07T09:45:00Z" w16du:dateUtc="2024-12-07T12:45:00Z">
                  <w:rPr>
                    <w:lang w:val="pt-BR"/>
                  </w:rPr>
                </w:rPrChange>
              </w:rPr>
            </w:pPr>
            <w:r w:rsidRPr="00C671F5">
              <w:rPr>
                <w:rPrChange w:id="311" w:author="Dalton Solano dos Reis" w:date="2024-12-07T09:45:00Z" w16du:dateUtc="2024-12-07T12:45:00Z">
                  <w:rPr>
                    <w:lang w:val="pt-BR"/>
                  </w:rPr>
                </w:rPrChange>
              </w:rPr>
              <w:t xml:space="preserve">            },</w:t>
            </w:r>
          </w:p>
          <w:p w14:paraId="72381567" w14:textId="77777777" w:rsidR="009D6F64" w:rsidRPr="00C671F5" w:rsidRDefault="009D6F64" w:rsidP="009D6F64">
            <w:pPr>
              <w:pStyle w:val="TF-CDIGO-FONTE"/>
              <w:rPr>
                <w:rPrChange w:id="312" w:author="Dalton Solano dos Reis" w:date="2024-12-07T09:45:00Z" w16du:dateUtc="2024-12-07T12:45:00Z">
                  <w:rPr>
                    <w:lang w:val="pt-BR"/>
                  </w:rPr>
                </w:rPrChange>
              </w:rPr>
            </w:pPr>
            <w:r w:rsidRPr="00C671F5">
              <w:rPr>
                <w:rPrChange w:id="313" w:author="Dalton Solano dos Reis" w:date="2024-12-07T09:45:00Z" w16du:dateUtc="2024-12-07T12:45:00Z">
                  <w:rPr>
                    <w:lang w:val="pt-BR"/>
                  </w:rPr>
                </w:rPrChange>
              </w:rPr>
              <w:t xml:space="preserve">          ]);</w:t>
            </w:r>
          </w:p>
          <w:p w14:paraId="6C9A1783" w14:textId="77777777" w:rsidR="009D6F64" w:rsidRPr="00C671F5" w:rsidRDefault="009D6F64" w:rsidP="009D6F64">
            <w:pPr>
              <w:pStyle w:val="TF-CDIGO-FONTE"/>
              <w:rPr>
                <w:rPrChange w:id="314" w:author="Dalton Solano dos Reis" w:date="2024-12-07T09:45:00Z" w16du:dateUtc="2024-12-07T12:45:00Z">
                  <w:rPr>
                    <w:lang w:val="pt-BR"/>
                  </w:rPr>
                </w:rPrChange>
              </w:rPr>
            </w:pPr>
            <w:r w:rsidRPr="00C671F5">
              <w:rPr>
                <w:rPrChange w:id="315" w:author="Dalton Solano dos Reis" w:date="2024-12-07T09:45:00Z" w16du:dateUtc="2024-12-07T12:45:00Z">
                  <w:rPr>
                    <w:lang w:val="pt-BR"/>
                  </w:rPr>
                </w:rPrChange>
              </w:rPr>
              <w:t xml:space="preserve">        }</w:t>
            </w:r>
          </w:p>
          <w:p w14:paraId="6E84E99C" w14:textId="77777777" w:rsidR="009D6F64" w:rsidRPr="00C671F5" w:rsidRDefault="009D6F64" w:rsidP="009D6F64">
            <w:pPr>
              <w:pStyle w:val="TF-CDIGO-FONTE"/>
              <w:rPr>
                <w:rPrChange w:id="316" w:author="Dalton Solano dos Reis" w:date="2024-12-07T09:45:00Z" w16du:dateUtc="2024-12-07T12:45:00Z">
                  <w:rPr>
                    <w:lang w:val="pt-BR"/>
                  </w:rPr>
                </w:rPrChange>
              </w:rPr>
            </w:pPr>
            <w:r w:rsidRPr="00C671F5">
              <w:rPr>
                <w:rPrChange w:id="317" w:author="Dalton Solano dos Reis" w:date="2024-12-07T09:45:00Z" w16du:dateUtc="2024-12-07T12:45:00Z">
                  <w:rPr>
                    <w:lang w:val="pt-BR"/>
                  </w:rPr>
                </w:rPrChange>
              </w:rPr>
              <w:t xml:space="preserve">      }</w:t>
            </w:r>
          </w:p>
          <w:p w14:paraId="7C02EA99" w14:textId="77777777" w:rsidR="009D6F64" w:rsidRPr="00C671F5" w:rsidRDefault="009D6F64" w:rsidP="009D6F64">
            <w:pPr>
              <w:pStyle w:val="TF-CDIGO-FONTE"/>
              <w:rPr>
                <w:rPrChange w:id="318" w:author="Dalton Solano dos Reis" w:date="2024-12-07T09:45:00Z" w16du:dateUtc="2024-12-07T12:45:00Z">
                  <w:rPr>
                    <w:lang w:val="pt-BR"/>
                  </w:rPr>
                </w:rPrChange>
              </w:rPr>
            </w:pPr>
            <w:r w:rsidRPr="00C671F5">
              <w:rPr>
                <w:rPrChange w:id="319" w:author="Dalton Solano dos Reis" w:date="2024-12-07T09:45:00Z" w16du:dateUtc="2024-12-07T12:45:00Z">
                  <w:rPr>
                    <w:lang w:val="pt-BR"/>
                  </w:rPr>
                </w:rPrChange>
              </w:rPr>
              <w:t xml:space="preserve">    } catch (error) {</w:t>
            </w:r>
          </w:p>
          <w:p w14:paraId="16EEE333" w14:textId="77777777" w:rsidR="009D6F64" w:rsidRPr="00C671F5" w:rsidRDefault="009D6F64" w:rsidP="009D6F64">
            <w:pPr>
              <w:pStyle w:val="TF-CDIGO-FONTE"/>
              <w:rPr>
                <w:rPrChange w:id="320" w:author="Dalton Solano dos Reis" w:date="2024-12-07T09:45:00Z" w16du:dateUtc="2024-12-07T12:45:00Z">
                  <w:rPr>
                    <w:lang w:val="pt-BR"/>
                  </w:rPr>
                </w:rPrChange>
              </w:rPr>
            </w:pPr>
            <w:r w:rsidRPr="00C671F5">
              <w:rPr>
                <w:rPrChange w:id="321" w:author="Dalton Solano dos Reis" w:date="2024-12-07T09:45:00Z" w16du:dateUtc="2024-12-07T12:45:00Z">
                  <w:rPr>
                    <w:lang w:val="pt-BR"/>
                  </w:rPr>
                </w:rPrChange>
              </w:rPr>
              <w:t xml:space="preserve">      if </w:t>
            </w:r>
            <w:proofErr w:type="gramStart"/>
            <w:r w:rsidRPr="00C671F5">
              <w:rPr>
                <w:rPrChange w:id="322" w:author="Dalton Solano dos Reis" w:date="2024-12-07T09:45:00Z" w16du:dateUtc="2024-12-07T12:45:00Z">
                  <w:rPr>
                    <w:lang w:val="pt-BR"/>
                  </w:rPr>
                </w:rPrChange>
              </w:rPr>
              <w:t>(!</w:t>
            </w:r>
            <w:proofErr w:type="spellStart"/>
            <w:r w:rsidRPr="00C671F5">
              <w:rPr>
                <w:rPrChange w:id="323" w:author="Dalton Solano dos Reis" w:date="2024-12-07T09:45:00Z" w16du:dateUtc="2024-12-07T12:45:00Z">
                  <w:rPr>
                    <w:lang w:val="pt-BR"/>
                  </w:rPr>
                </w:rPrChange>
              </w:rPr>
              <w:t>alertShown</w:t>
            </w:r>
            <w:proofErr w:type="spellEnd"/>
            <w:proofErr w:type="gramEnd"/>
            <w:r w:rsidRPr="00C671F5">
              <w:rPr>
                <w:rPrChange w:id="324" w:author="Dalton Solano dos Reis" w:date="2024-12-07T09:45:00Z" w16du:dateUtc="2024-12-07T12:45:00Z">
                  <w:rPr>
                    <w:lang w:val="pt-BR"/>
                  </w:rPr>
                </w:rPrChange>
              </w:rPr>
              <w:t>) {</w:t>
            </w:r>
          </w:p>
          <w:p w14:paraId="658ED97E" w14:textId="77777777" w:rsidR="009D6F64" w:rsidRPr="00C671F5" w:rsidRDefault="009D6F64" w:rsidP="009D6F64">
            <w:pPr>
              <w:pStyle w:val="TF-CDIGO-FONTE"/>
              <w:rPr>
                <w:rPrChange w:id="325" w:author="Dalton Solano dos Reis" w:date="2024-12-07T09:45:00Z" w16du:dateUtc="2024-12-07T12:45:00Z">
                  <w:rPr>
                    <w:lang w:val="pt-BR"/>
                  </w:rPr>
                </w:rPrChange>
              </w:rPr>
            </w:pPr>
            <w:r w:rsidRPr="00C671F5">
              <w:rPr>
                <w:rPrChange w:id="326" w:author="Dalton Solano dos Reis" w:date="2024-12-07T09:45:00Z" w16du:dateUtc="2024-12-07T12:45:00Z">
                  <w:rPr>
                    <w:lang w:val="pt-BR"/>
                  </w:rPr>
                </w:rPrChange>
              </w:rPr>
              <w:t xml:space="preserve">        </w:t>
            </w:r>
            <w:proofErr w:type="spellStart"/>
            <w:r w:rsidRPr="00C671F5">
              <w:rPr>
                <w:rPrChange w:id="327" w:author="Dalton Solano dos Reis" w:date="2024-12-07T09:45:00Z" w16du:dateUtc="2024-12-07T12:45:00Z">
                  <w:rPr>
                    <w:lang w:val="pt-BR"/>
                  </w:rPr>
                </w:rPrChange>
              </w:rPr>
              <w:t>setAlertShown</w:t>
            </w:r>
            <w:proofErr w:type="spellEnd"/>
            <w:r w:rsidRPr="00C671F5">
              <w:rPr>
                <w:rPrChange w:id="328" w:author="Dalton Solano dos Reis" w:date="2024-12-07T09:45:00Z" w16du:dateUtc="2024-12-07T12:45:00Z">
                  <w:rPr>
                    <w:lang w:val="pt-BR"/>
                  </w:rPr>
                </w:rPrChange>
              </w:rPr>
              <w:t>(true</w:t>
            </w:r>
            <w:proofErr w:type="gramStart"/>
            <w:r w:rsidRPr="00C671F5">
              <w:rPr>
                <w:rPrChange w:id="329" w:author="Dalton Solano dos Reis" w:date="2024-12-07T09:45:00Z" w16du:dateUtc="2024-12-07T12:45:00Z">
                  <w:rPr>
                    <w:lang w:val="pt-BR"/>
                  </w:rPr>
                </w:rPrChange>
              </w:rPr>
              <w:t>);</w:t>
            </w:r>
            <w:proofErr w:type="gramEnd"/>
            <w:r w:rsidRPr="00C671F5">
              <w:rPr>
                <w:rPrChange w:id="330" w:author="Dalton Solano dos Reis" w:date="2024-12-07T09:45:00Z" w16du:dateUtc="2024-12-07T12:45:00Z">
                  <w:rPr>
                    <w:lang w:val="pt-BR"/>
                  </w:rPr>
                </w:rPrChange>
              </w:rPr>
              <w:t xml:space="preserve"> </w:t>
            </w:r>
          </w:p>
          <w:p w14:paraId="343A98EE" w14:textId="77777777" w:rsidR="009D6F64" w:rsidRDefault="009D6F64" w:rsidP="009D6F64">
            <w:pPr>
              <w:pStyle w:val="TF-CDIGO-FONTE"/>
            </w:pPr>
            <w:r w:rsidRPr="00C671F5">
              <w:rPr>
                <w:rPrChange w:id="331" w:author="Dalton Solano dos Reis" w:date="2024-12-07T09:45:00Z" w16du:dateUtc="2024-12-07T12:45:00Z">
                  <w:rPr>
                    <w:lang w:val="pt-BR"/>
                  </w:rPr>
                </w:rPrChange>
              </w:rPr>
              <w:t xml:space="preserve">        </w:t>
            </w:r>
            <w:proofErr w:type="spellStart"/>
            <w:r w:rsidRPr="00B02815">
              <w:rPr>
                <w:lang w:val="pt-BR"/>
              </w:rPr>
              <w:t>Alert.alert</w:t>
            </w:r>
            <w:proofErr w:type="spellEnd"/>
            <w:r w:rsidRPr="00B02815">
              <w:rPr>
                <w:lang w:val="pt-BR"/>
              </w:rPr>
              <w:t xml:space="preserve">("Erro de QR </w:t>
            </w:r>
            <w:proofErr w:type="spellStart"/>
            <w:r w:rsidRPr="00B02815">
              <w:rPr>
                <w:lang w:val="pt-BR"/>
              </w:rPr>
              <w:t>Code</w:t>
            </w:r>
            <w:proofErr w:type="spellEnd"/>
            <w:r w:rsidRPr="00B02815">
              <w:rPr>
                <w:lang w:val="pt-BR"/>
              </w:rPr>
              <w:t xml:space="preserve">", "Ocorreu um erro ao buscar os dados. </w:t>
            </w:r>
            <w:r>
              <w:t xml:space="preserve">Por favor, </w:t>
            </w:r>
            <w:proofErr w:type="spellStart"/>
            <w:r>
              <w:t>tente</w:t>
            </w:r>
            <w:proofErr w:type="spellEnd"/>
            <w:r>
              <w:t xml:space="preserve"> </w:t>
            </w:r>
            <w:proofErr w:type="spellStart"/>
            <w:r>
              <w:t>novamente</w:t>
            </w:r>
            <w:proofErr w:type="spellEnd"/>
            <w:r>
              <w:t>.", [</w:t>
            </w:r>
          </w:p>
          <w:p w14:paraId="4709BA5A" w14:textId="77777777" w:rsidR="009D6F64" w:rsidRDefault="009D6F64" w:rsidP="009D6F64">
            <w:pPr>
              <w:pStyle w:val="TF-CDIGO-FONTE"/>
            </w:pPr>
            <w:r>
              <w:t xml:space="preserve">          {</w:t>
            </w:r>
          </w:p>
          <w:p w14:paraId="5B3EEB01" w14:textId="77777777" w:rsidR="009D6F64" w:rsidRDefault="009D6F64" w:rsidP="009D6F64">
            <w:pPr>
              <w:pStyle w:val="TF-CDIGO-FONTE"/>
            </w:pPr>
            <w:r>
              <w:t xml:space="preserve">            text: "OK",</w:t>
            </w:r>
          </w:p>
          <w:p w14:paraId="17CA7D2D" w14:textId="77777777" w:rsidR="009D6F64" w:rsidRDefault="009D6F64" w:rsidP="009D6F64">
            <w:pPr>
              <w:pStyle w:val="TF-CDIGO-FONTE"/>
            </w:pPr>
            <w:r>
              <w:t xml:space="preserve">            </w:t>
            </w:r>
            <w:proofErr w:type="spellStart"/>
            <w:r>
              <w:t>onPress</w:t>
            </w:r>
            <w:proofErr w:type="spellEnd"/>
            <w:r>
              <w:t>: () =&gt; {</w:t>
            </w:r>
          </w:p>
          <w:p w14:paraId="4E30EBD5" w14:textId="77777777" w:rsidR="009D6F64" w:rsidRDefault="009D6F64" w:rsidP="009D6F64">
            <w:pPr>
              <w:pStyle w:val="TF-CDIGO-FONTE"/>
            </w:pPr>
            <w:r>
              <w:t xml:space="preserve">              </w:t>
            </w:r>
            <w:proofErr w:type="spellStart"/>
            <w:r>
              <w:t>setAlertShown</w:t>
            </w:r>
            <w:proofErr w:type="spellEnd"/>
            <w:r>
              <w:t>(false</w:t>
            </w:r>
            <w:proofErr w:type="gramStart"/>
            <w:r>
              <w:t>);</w:t>
            </w:r>
            <w:proofErr w:type="gramEnd"/>
            <w:r>
              <w:t xml:space="preserve"> </w:t>
            </w:r>
          </w:p>
          <w:p w14:paraId="45D424F8" w14:textId="77777777" w:rsidR="009D6F64" w:rsidRDefault="009D6F64" w:rsidP="009D6F64">
            <w:pPr>
              <w:pStyle w:val="TF-CDIGO-FONTE"/>
            </w:pPr>
            <w:r>
              <w:t xml:space="preserve">              </w:t>
            </w:r>
            <w:proofErr w:type="spellStart"/>
            <w:r>
              <w:t>qrCodeLock.current</w:t>
            </w:r>
            <w:proofErr w:type="spellEnd"/>
            <w:r>
              <w:t xml:space="preserve"> = </w:t>
            </w:r>
            <w:proofErr w:type="gramStart"/>
            <w:r>
              <w:t>false;</w:t>
            </w:r>
            <w:proofErr w:type="gramEnd"/>
            <w:r>
              <w:t xml:space="preserve"> </w:t>
            </w:r>
          </w:p>
          <w:p w14:paraId="769B08B8" w14:textId="77777777" w:rsidR="009D6F64" w:rsidRDefault="009D6F64" w:rsidP="009D6F64">
            <w:pPr>
              <w:pStyle w:val="TF-CDIGO-FONTE"/>
            </w:pPr>
            <w:r>
              <w:t xml:space="preserve">            },</w:t>
            </w:r>
          </w:p>
          <w:p w14:paraId="34AA77C0" w14:textId="77777777" w:rsidR="009D6F64" w:rsidRDefault="009D6F64" w:rsidP="009D6F64">
            <w:pPr>
              <w:pStyle w:val="TF-CDIGO-FONTE"/>
            </w:pPr>
            <w:r>
              <w:t xml:space="preserve">          },</w:t>
            </w:r>
          </w:p>
          <w:p w14:paraId="0AC0D2CD" w14:textId="77777777" w:rsidR="009D6F64" w:rsidRDefault="009D6F64" w:rsidP="009D6F64">
            <w:pPr>
              <w:pStyle w:val="TF-CDIGO-FONTE"/>
            </w:pPr>
            <w:r>
              <w:t xml:space="preserve">        ]);</w:t>
            </w:r>
          </w:p>
          <w:p w14:paraId="2263B1FB" w14:textId="77777777" w:rsidR="009D6F64" w:rsidRDefault="009D6F64" w:rsidP="009D6F64">
            <w:pPr>
              <w:pStyle w:val="TF-CDIGO-FONTE"/>
            </w:pPr>
            <w:r>
              <w:t xml:space="preserve">      }</w:t>
            </w:r>
          </w:p>
          <w:p w14:paraId="65AFA3CD" w14:textId="77777777" w:rsidR="009D6F64" w:rsidRDefault="009D6F64" w:rsidP="009D6F64">
            <w:pPr>
              <w:pStyle w:val="TF-CDIGO-FONTE"/>
            </w:pPr>
            <w:r>
              <w:t xml:space="preserve">    } finally {</w:t>
            </w:r>
          </w:p>
          <w:p w14:paraId="1E2BE377" w14:textId="77777777" w:rsidR="009D6F64" w:rsidRDefault="009D6F64" w:rsidP="009D6F64">
            <w:pPr>
              <w:pStyle w:val="TF-CDIGO-FONTE"/>
            </w:pPr>
            <w:r>
              <w:t xml:space="preserve">      </w:t>
            </w:r>
            <w:proofErr w:type="spellStart"/>
            <w:r>
              <w:t>setIsScanning</w:t>
            </w:r>
            <w:proofErr w:type="spellEnd"/>
            <w:r>
              <w:t>(false</w:t>
            </w:r>
            <w:proofErr w:type="gramStart"/>
            <w:r>
              <w:t>);</w:t>
            </w:r>
            <w:proofErr w:type="gramEnd"/>
          </w:p>
          <w:p w14:paraId="14C2069A" w14:textId="77777777" w:rsidR="009D6F64" w:rsidRDefault="009D6F64" w:rsidP="009D6F64">
            <w:pPr>
              <w:pStyle w:val="TF-CDIGO-FONTE"/>
            </w:pPr>
            <w:r>
              <w:t xml:space="preserve">    }</w:t>
            </w:r>
          </w:p>
          <w:p w14:paraId="02909593" w14:textId="72840886" w:rsidR="0019014A" w:rsidRPr="005C7541" w:rsidRDefault="009D6F64" w:rsidP="009D6F64">
            <w:pPr>
              <w:pStyle w:val="TF-CDIGO-FONTE"/>
            </w:pPr>
            <w:r>
              <w:t xml:space="preserve">  };</w:t>
            </w:r>
          </w:p>
        </w:tc>
      </w:tr>
    </w:tbl>
    <w:p w14:paraId="15DE483C" w14:textId="09E57EAE" w:rsidR="0019014A" w:rsidRDefault="009D6F64" w:rsidP="009D6F64">
      <w:pPr>
        <w:pStyle w:val="TF-FONTE"/>
      </w:pPr>
      <w:r>
        <w:t>Fonte: elaborado pelos autores (2024).</w:t>
      </w:r>
    </w:p>
    <w:p w14:paraId="3B07AD53" w14:textId="236FF4B3" w:rsidR="009D6F64" w:rsidRDefault="009D6F64" w:rsidP="00B561B0">
      <w:pPr>
        <w:pStyle w:val="TF-TEXTO"/>
      </w:pPr>
      <w:r>
        <w:lastRenderedPageBreak/>
        <w:t>A representação da</w:t>
      </w:r>
      <w:r w:rsidRPr="009D6F64">
        <w:t xml:space="preserve"> função </w:t>
      </w:r>
      <w:r>
        <w:t xml:space="preserve">que </w:t>
      </w:r>
      <w:r w:rsidRPr="009D6F64">
        <w:t>organiza os dados das categorias e inicializa os estados necessários para controlar a exibição dos itens</w:t>
      </w:r>
      <w:r>
        <w:t xml:space="preserve"> é realizada através do </w:t>
      </w:r>
      <w:r w:rsidR="00E107CB">
        <w:fldChar w:fldCharType="begin"/>
      </w:r>
      <w:r w:rsidR="00E107CB">
        <w:instrText xml:space="preserve"> REF _Ref184118303 \h </w:instrText>
      </w:r>
      <w:r w:rsidR="00E107CB">
        <w:fldChar w:fldCharType="separate"/>
      </w:r>
      <w:r w:rsidR="00E107CB">
        <w:t xml:space="preserve">Quadro </w:t>
      </w:r>
      <w:r w:rsidR="00E107CB">
        <w:rPr>
          <w:noProof/>
        </w:rPr>
        <w:t>5</w:t>
      </w:r>
      <w:r w:rsidR="00E107CB">
        <w:fldChar w:fldCharType="end"/>
      </w:r>
      <w:r>
        <w:t>.</w:t>
      </w:r>
      <w:r w:rsidRPr="009D6F64">
        <w:t xml:space="preserve"> A integração com o </w:t>
      </w:r>
      <w:proofErr w:type="spellStart"/>
      <w:r w:rsidRPr="009D6F64">
        <w:t>Firestore</w:t>
      </w:r>
      <w:proofErr w:type="spellEnd"/>
      <w:r w:rsidRPr="009D6F64">
        <w:t xml:space="preserve"> garante que os dados sejam atualizados dinamicamente, enquanto a função </w:t>
      </w:r>
      <w:proofErr w:type="spellStart"/>
      <w:r w:rsidRPr="009D6F64">
        <w:rPr>
          <w:rStyle w:val="TF-COURIER10"/>
        </w:rPr>
        <w:t>setExpanded</w:t>
      </w:r>
      <w:proofErr w:type="spellEnd"/>
      <w:r w:rsidRPr="009D6F64">
        <w:t xml:space="preserve"> controla a expansão ou contração das categorias na interface.</w:t>
      </w:r>
    </w:p>
    <w:p w14:paraId="6D5B2E07" w14:textId="2A85893A" w:rsidR="00B561B0" w:rsidRDefault="00B561B0" w:rsidP="00B561B0">
      <w:pPr>
        <w:pStyle w:val="TF-LEGENDA"/>
      </w:pPr>
      <w:bookmarkStart w:id="332" w:name="_Ref184118303"/>
      <w:bookmarkStart w:id="333" w:name="_Toc184063326"/>
      <w:r>
        <w:t xml:space="preserve">Quadro </w:t>
      </w:r>
      <w:fldSimple w:instr=" SEQ Quadro \* ARABIC ">
        <w:r w:rsidR="00876393">
          <w:rPr>
            <w:noProof/>
          </w:rPr>
          <w:t>5</w:t>
        </w:r>
      </w:fldSimple>
      <w:bookmarkEnd w:id="332"/>
      <w:r>
        <w:t xml:space="preserve"> – Carregamento de categorias</w:t>
      </w:r>
      <w:bookmarkEnd w:id="3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150"/>
      </w:tblGrid>
      <w:tr w:rsidR="009D6F64" w:rsidRPr="00A350D7" w14:paraId="51648217" w14:textId="77777777" w:rsidTr="000A2014">
        <w:trPr>
          <w:jc w:val="center"/>
        </w:trPr>
        <w:tc>
          <w:tcPr>
            <w:tcW w:w="6150" w:type="dxa"/>
          </w:tcPr>
          <w:p w14:paraId="69441FB8" w14:textId="77777777" w:rsidR="00B561B0" w:rsidRDefault="00B561B0" w:rsidP="00B561B0">
            <w:pPr>
              <w:pStyle w:val="TF-CDIGO-FONTE"/>
            </w:pPr>
            <w:r>
              <w:t xml:space="preserve">const </w:t>
            </w:r>
            <w:proofErr w:type="spellStart"/>
            <w:r>
              <w:t>loadCategories</w:t>
            </w:r>
            <w:proofErr w:type="spellEnd"/>
            <w:r>
              <w:t xml:space="preserve"> = async () =&gt; {</w:t>
            </w:r>
          </w:p>
          <w:p w14:paraId="7581B7D9" w14:textId="77777777" w:rsidR="00B561B0" w:rsidRDefault="00B561B0" w:rsidP="00B561B0">
            <w:pPr>
              <w:pStyle w:val="TF-CDIGO-FONTE"/>
            </w:pPr>
            <w:r>
              <w:t xml:space="preserve">    </w:t>
            </w:r>
            <w:proofErr w:type="spellStart"/>
            <w:r>
              <w:t>setLoading</w:t>
            </w:r>
            <w:proofErr w:type="spellEnd"/>
            <w:r>
              <w:t>(true</w:t>
            </w:r>
            <w:proofErr w:type="gramStart"/>
            <w:r>
              <w:t>);</w:t>
            </w:r>
            <w:proofErr w:type="gramEnd"/>
          </w:p>
          <w:p w14:paraId="0C76F027" w14:textId="77777777" w:rsidR="00B561B0" w:rsidRDefault="00B561B0" w:rsidP="00B561B0">
            <w:pPr>
              <w:pStyle w:val="TF-CDIGO-FONTE"/>
            </w:pPr>
            <w:r>
              <w:t xml:space="preserve">    try {</w:t>
            </w:r>
          </w:p>
          <w:p w14:paraId="49E7C66F" w14:textId="77777777" w:rsidR="00B561B0" w:rsidRDefault="00B561B0" w:rsidP="00B561B0">
            <w:pPr>
              <w:pStyle w:val="TF-CDIGO-FONTE"/>
            </w:pPr>
            <w:r>
              <w:t xml:space="preserve">      const categories = await </w:t>
            </w:r>
            <w:proofErr w:type="spellStart"/>
            <w:proofErr w:type="gramStart"/>
            <w:r>
              <w:t>Promise.all</w:t>
            </w:r>
            <w:proofErr w:type="spellEnd"/>
            <w:r>
              <w:t>(</w:t>
            </w:r>
            <w:proofErr w:type="gramEnd"/>
            <w:r>
              <w:t>[</w:t>
            </w:r>
          </w:p>
          <w:p w14:paraId="5BB467FD" w14:textId="77777777" w:rsidR="00B561B0" w:rsidRPr="00B02815" w:rsidRDefault="00B561B0" w:rsidP="00B561B0">
            <w:pPr>
              <w:pStyle w:val="TF-CDIGO-FONTE"/>
              <w:rPr>
                <w:lang w:val="pt-BR"/>
              </w:rPr>
            </w:pPr>
            <w:r>
              <w:t xml:space="preserve">        </w:t>
            </w:r>
            <w:proofErr w:type="spellStart"/>
            <w:proofErr w:type="gramStart"/>
            <w:r w:rsidRPr="00B02815">
              <w:rPr>
                <w:lang w:val="pt-BR"/>
              </w:rPr>
              <w:t>fetchCategoryData</w:t>
            </w:r>
            <w:proofErr w:type="spellEnd"/>
            <w:r w:rsidRPr="00B02815">
              <w:rPr>
                <w:lang w:val="pt-BR"/>
              </w:rPr>
              <w:t>(</w:t>
            </w:r>
            <w:proofErr w:type="gramEnd"/>
            <w:r w:rsidRPr="00B02815">
              <w:rPr>
                <w:lang w:val="pt-BR"/>
              </w:rPr>
              <w:t>'Calculadoras', 'Calculadoras'),</w:t>
            </w:r>
          </w:p>
          <w:p w14:paraId="330642AE" w14:textId="77777777" w:rsidR="00B561B0" w:rsidRPr="00B02815" w:rsidRDefault="00B561B0" w:rsidP="00B561B0">
            <w:pPr>
              <w:pStyle w:val="TF-CDIGO-FONTE"/>
              <w:rPr>
                <w:lang w:val="pt-BR"/>
              </w:rPr>
            </w:pPr>
            <w:r w:rsidRPr="00B02815">
              <w:rPr>
                <w:lang w:val="pt-BR"/>
              </w:rPr>
              <w:t xml:space="preserve">        </w:t>
            </w:r>
            <w:proofErr w:type="spellStart"/>
            <w:proofErr w:type="gramStart"/>
            <w:r w:rsidRPr="00B02815">
              <w:rPr>
                <w:lang w:val="pt-BR"/>
              </w:rPr>
              <w:t>fetchCategoryData</w:t>
            </w:r>
            <w:proofErr w:type="spellEnd"/>
            <w:r w:rsidRPr="00B02815">
              <w:rPr>
                <w:lang w:val="pt-BR"/>
              </w:rPr>
              <w:t>(</w:t>
            </w:r>
            <w:proofErr w:type="gramEnd"/>
            <w:r w:rsidRPr="00B02815">
              <w:rPr>
                <w:lang w:val="pt-BR"/>
              </w:rPr>
              <w:t>'Dispositivos de armazenamento', 'Dispositivos de armazenamento'),</w:t>
            </w:r>
          </w:p>
          <w:p w14:paraId="1238EB06" w14:textId="77777777" w:rsidR="00B561B0" w:rsidRPr="00B02815" w:rsidRDefault="00B561B0" w:rsidP="00B561B0">
            <w:pPr>
              <w:pStyle w:val="TF-CDIGO-FONTE"/>
              <w:rPr>
                <w:lang w:val="pt-BR"/>
              </w:rPr>
            </w:pPr>
            <w:r w:rsidRPr="00B02815">
              <w:rPr>
                <w:lang w:val="pt-BR"/>
              </w:rPr>
              <w:t xml:space="preserve">        </w:t>
            </w:r>
            <w:proofErr w:type="spellStart"/>
            <w:proofErr w:type="gramStart"/>
            <w:r w:rsidRPr="00B02815">
              <w:rPr>
                <w:lang w:val="pt-BR"/>
              </w:rPr>
              <w:t>fetchCategoryData</w:t>
            </w:r>
            <w:proofErr w:type="spellEnd"/>
            <w:r w:rsidRPr="00B02815">
              <w:rPr>
                <w:lang w:val="pt-BR"/>
              </w:rPr>
              <w:t>(</w:t>
            </w:r>
            <w:proofErr w:type="gramEnd"/>
            <w:r w:rsidRPr="00B02815">
              <w:rPr>
                <w:lang w:val="pt-BR"/>
              </w:rPr>
              <w:t>'Microcontroladores e Processadores', 'Microcontroladores e Processadores'),</w:t>
            </w:r>
          </w:p>
          <w:p w14:paraId="2C9D088B" w14:textId="77777777" w:rsidR="00B561B0" w:rsidRPr="00B02815" w:rsidRDefault="00B561B0" w:rsidP="00B561B0">
            <w:pPr>
              <w:pStyle w:val="TF-CDIGO-FONTE"/>
              <w:rPr>
                <w:lang w:val="pt-BR"/>
              </w:rPr>
            </w:pPr>
            <w:r w:rsidRPr="00B02815">
              <w:rPr>
                <w:lang w:val="pt-BR"/>
              </w:rPr>
              <w:t xml:space="preserve">        </w:t>
            </w:r>
            <w:proofErr w:type="spellStart"/>
            <w:proofErr w:type="gramStart"/>
            <w:r w:rsidRPr="00B02815">
              <w:rPr>
                <w:lang w:val="pt-BR"/>
              </w:rPr>
              <w:t>fetchCategoryData</w:t>
            </w:r>
            <w:proofErr w:type="spellEnd"/>
            <w:r w:rsidRPr="00B02815">
              <w:rPr>
                <w:lang w:val="pt-BR"/>
              </w:rPr>
              <w:t>(</w:t>
            </w:r>
            <w:proofErr w:type="gramEnd"/>
            <w:r w:rsidRPr="00B02815">
              <w:rPr>
                <w:lang w:val="pt-BR"/>
              </w:rPr>
              <w:t>'Computadores pessoais e monitores', 'Computadores pessoais e monitores'),</w:t>
            </w:r>
          </w:p>
          <w:p w14:paraId="1F5D7B4A" w14:textId="77777777" w:rsidR="00B561B0" w:rsidRPr="00B02815" w:rsidRDefault="00B561B0" w:rsidP="00B561B0">
            <w:pPr>
              <w:pStyle w:val="TF-CDIGO-FONTE"/>
              <w:rPr>
                <w:lang w:val="pt-BR"/>
              </w:rPr>
            </w:pPr>
            <w:r w:rsidRPr="00B02815">
              <w:rPr>
                <w:lang w:val="pt-BR"/>
              </w:rPr>
              <w:t xml:space="preserve">        </w:t>
            </w:r>
            <w:proofErr w:type="spellStart"/>
            <w:proofErr w:type="gramStart"/>
            <w:r w:rsidRPr="00B02815">
              <w:rPr>
                <w:lang w:val="pt-BR"/>
              </w:rPr>
              <w:t>fetchCategoryData</w:t>
            </w:r>
            <w:proofErr w:type="spellEnd"/>
            <w:r w:rsidRPr="00B02815">
              <w:rPr>
                <w:lang w:val="pt-BR"/>
              </w:rPr>
              <w:t>(</w:t>
            </w:r>
            <w:proofErr w:type="gramEnd"/>
            <w:r w:rsidRPr="00B02815">
              <w:rPr>
                <w:lang w:val="pt-BR"/>
              </w:rPr>
              <w:t>'Placas controladoras e Relés', 'Placas controladoras e Relés'),</w:t>
            </w:r>
          </w:p>
          <w:p w14:paraId="604F8199" w14:textId="77777777" w:rsidR="00B561B0" w:rsidRDefault="00B561B0" w:rsidP="00B561B0">
            <w:pPr>
              <w:pStyle w:val="TF-CDIGO-FONTE"/>
            </w:pPr>
            <w:r w:rsidRPr="00B02815">
              <w:rPr>
                <w:lang w:val="pt-BR"/>
              </w:rPr>
              <w:t xml:space="preserve">      </w:t>
            </w:r>
            <w:r>
              <w:t>]);</w:t>
            </w:r>
          </w:p>
          <w:p w14:paraId="652BC1DE" w14:textId="77777777" w:rsidR="00B561B0" w:rsidRDefault="00B561B0" w:rsidP="00B561B0">
            <w:pPr>
              <w:pStyle w:val="TF-CDIGO-FONTE"/>
            </w:pPr>
            <w:r>
              <w:t xml:space="preserve">      </w:t>
            </w:r>
            <w:proofErr w:type="spellStart"/>
            <w:r>
              <w:t>setData</w:t>
            </w:r>
            <w:proofErr w:type="spellEnd"/>
            <w:r>
              <w:t>(categories</w:t>
            </w:r>
            <w:proofErr w:type="gramStart"/>
            <w:r>
              <w:t>);</w:t>
            </w:r>
            <w:proofErr w:type="gramEnd"/>
          </w:p>
          <w:p w14:paraId="5AB94214" w14:textId="77777777" w:rsidR="00B561B0" w:rsidRDefault="00B561B0" w:rsidP="00B561B0">
            <w:pPr>
              <w:pStyle w:val="TF-CDIGO-FONTE"/>
            </w:pPr>
            <w:r>
              <w:t xml:space="preserve">      </w:t>
            </w:r>
            <w:proofErr w:type="spellStart"/>
            <w:proofErr w:type="gramStart"/>
            <w:r>
              <w:t>setExpanded</w:t>
            </w:r>
            <w:proofErr w:type="spellEnd"/>
            <w:r>
              <w:t>(</w:t>
            </w:r>
            <w:proofErr w:type="gramEnd"/>
          </w:p>
          <w:p w14:paraId="1028F0B4" w14:textId="77777777" w:rsidR="00B561B0" w:rsidRDefault="00B561B0" w:rsidP="00B561B0">
            <w:pPr>
              <w:pStyle w:val="TF-CDIGO-FONTE"/>
            </w:pPr>
            <w:r>
              <w:t xml:space="preserve">        </w:t>
            </w:r>
            <w:proofErr w:type="spellStart"/>
            <w:proofErr w:type="gramStart"/>
            <w:r>
              <w:t>categories.reduce</w:t>
            </w:r>
            <w:proofErr w:type="spellEnd"/>
            <w:proofErr w:type="gramEnd"/>
            <w:r>
              <w:t>((acc, category) =&gt; ({ ...acc, [</w:t>
            </w:r>
            <w:proofErr w:type="spellStart"/>
            <w:r>
              <w:t>category.title</w:t>
            </w:r>
            <w:proofErr w:type="spellEnd"/>
            <w:r>
              <w:t>]: false }), {})</w:t>
            </w:r>
          </w:p>
          <w:p w14:paraId="0DA6F166" w14:textId="77777777" w:rsidR="00B561B0" w:rsidRDefault="00B561B0" w:rsidP="00B561B0">
            <w:pPr>
              <w:pStyle w:val="TF-CDIGO-FONTE"/>
            </w:pPr>
            <w:r>
              <w:t xml:space="preserve">      );</w:t>
            </w:r>
          </w:p>
          <w:p w14:paraId="58879EE2" w14:textId="77777777" w:rsidR="00B561B0" w:rsidRDefault="00B561B0" w:rsidP="00B561B0">
            <w:pPr>
              <w:pStyle w:val="TF-CDIGO-FONTE"/>
            </w:pPr>
            <w:r>
              <w:t xml:space="preserve">    } catch (error) {</w:t>
            </w:r>
          </w:p>
          <w:p w14:paraId="65E73338" w14:textId="77777777" w:rsidR="00B561B0" w:rsidRPr="00B02815" w:rsidRDefault="00B561B0" w:rsidP="00B561B0">
            <w:pPr>
              <w:pStyle w:val="TF-CDIGO-FONTE"/>
              <w:rPr>
                <w:lang w:val="pt-BR"/>
              </w:rPr>
            </w:pPr>
            <w:r>
              <w:t xml:space="preserve">      </w:t>
            </w:r>
            <w:proofErr w:type="spellStart"/>
            <w:proofErr w:type="gramStart"/>
            <w:r w:rsidRPr="00B02815">
              <w:rPr>
                <w:lang w:val="pt-BR"/>
              </w:rPr>
              <w:t>console.error</w:t>
            </w:r>
            <w:proofErr w:type="spellEnd"/>
            <w:proofErr w:type="gramEnd"/>
            <w:r w:rsidRPr="00B02815">
              <w:rPr>
                <w:lang w:val="pt-BR"/>
              </w:rPr>
              <w:t xml:space="preserve">('Erro ao buscar dados do </w:t>
            </w:r>
            <w:proofErr w:type="spellStart"/>
            <w:r w:rsidRPr="00B02815">
              <w:rPr>
                <w:lang w:val="pt-BR"/>
              </w:rPr>
              <w:t>Firestore</w:t>
            </w:r>
            <w:proofErr w:type="spellEnd"/>
            <w:r w:rsidRPr="00B02815">
              <w:rPr>
                <w:lang w:val="pt-BR"/>
              </w:rPr>
              <w:t xml:space="preserve">:', </w:t>
            </w:r>
            <w:proofErr w:type="spellStart"/>
            <w:r w:rsidRPr="00B02815">
              <w:rPr>
                <w:lang w:val="pt-BR"/>
              </w:rPr>
              <w:t>error</w:t>
            </w:r>
            <w:proofErr w:type="spellEnd"/>
            <w:r w:rsidRPr="00B02815">
              <w:rPr>
                <w:lang w:val="pt-BR"/>
              </w:rPr>
              <w:t>);</w:t>
            </w:r>
          </w:p>
          <w:p w14:paraId="71A4D37E" w14:textId="77777777" w:rsidR="00B561B0" w:rsidRDefault="00B561B0" w:rsidP="00B561B0">
            <w:pPr>
              <w:pStyle w:val="TF-CDIGO-FONTE"/>
            </w:pPr>
            <w:r w:rsidRPr="00B02815">
              <w:rPr>
                <w:lang w:val="pt-BR"/>
              </w:rPr>
              <w:t xml:space="preserve">    </w:t>
            </w:r>
            <w:r>
              <w:t>} finally {</w:t>
            </w:r>
          </w:p>
          <w:p w14:paraId="5B52750B" w14:textId="77777777" w:rsidR="00B561B0" w:rsidRDefault="00B561B0" w:rsidP="00B561B0">
            <w:pPr>
              <w:pStyle w:val="TF-CDIGO-FONTE"/>
            </w:pPr>
            <w:r>
              <w:t xml:space="preserve">      </w:t>
            </w:r>
            <w:proofErr w:type="spellStart"/>
            <w:r>
              <w:t>setLoading</w:t>
            </w:r>
            <w:proofErr w:type="spellEnd"/>
            <w:r>
              <w:t>(false</w:t>
            </w:r>
            <w:proofErr w:type="gramStart"/>
            <w:r>
              <w:t>);</w:t>
            </w:r>
            <w:proofErr w:type="gramEnd"/>
          </w:p>
          <w:p w14:paraId="056112F9" w14:textId="77777777" w:rsidR="00B561B0" w:rsidRDefault="00B561B0" w:rsidP="00B561B0">
            <w:pPr>
              <w:pStyle w:val="TF-CDIGO-FONTE"/>
            </w:pPr>
            <w:r>
              <w:t xml:space="preserve">    }</w:t>
            </w:r>
          </w:p>
          <w:p w14:paraId="65FA60E8" w14:textId="7821841D" w:rsidR="009D6F64" w:rsidRPr="005C7541" w:rsidRDefault="00B561B0" w:rsidP="00B561B0">
            <w:pPr>
              <w:pStyle w:val="TF-CDIGO-FONTE"/>
            </w:pPr>
            <w:r>
              <w:t xml:space="preserve">  };</w:t>
            </w:r>
          </w:p>
        </w:tc>
      </w:tr>
    </w:tbl>
    <w:p w14:paraId="1CC9A134" w14:textId="516927C9" w:rsidR="009D6F64" w:rsidRDefault="00B561B0" w:rsidP="00B561B0">
      <w:pPr>
        <w:pStyle w:val="TF-FONTE"/>
      </w:pPr>
      <w:r>
        <w:t>Fonte: elaborada pelos autores (2024).</w:t>
      </w:r>
    </w:p>
    <w:p w14:paraId="195379FC" w14:textId="236DAA2C" w:rsidR="00B561B0" w:rsidRDefault="00B561B0" w:rsidP="009D6F64">
      <w:pPr>
        <w:pStyle w:val="TF-TEXTO"/>
      </w:pPr>
      <w:r w:rsidRPr="00B561B0">
        <w:t>A</w:t>
      </w:r>
      <w:r>
        <w:t>demais, a função</w:t>
      </w:r>
      <w:r w:rsidRPr="00B561B0">
        <w:t xml:space="preserve"> </w:t>
      </w:r>
      <w:proofErr w:type="spellStart"/>
      <w:r w:rsidRPr="00C400E4">
        <w:rPr>
          <w:rStyle w:val="TF-COURIER10"/>
          <w:rPrChange w:id="334" w:author="Dalton Solano dos Reis" w:date="2024-12-07T09:57:00Z" w16du:dateUtc="2024-12-07T12:57:00Z">
            <w:rPr/>
          </w:rPrChange>
        </w:rPr>
        <w:t>loadCategories</w:t>
      </w:r>
      <w:proofErr w:type="spellEnd"/>
      <w:r w:rsidRPr="00B561B0">
        <w:t xml:space="preserve"> trabalha em conjunto com outras funções importantes, como </w:t>
      </w:r>
      <w:proofErr w:type="spellStart"/>
      <w:r w:rsidRPr="00B561B0">
        <w:rPr>
          <w:rStyle w:val="TF-COURIER10"/>
        </w:rPr>
        <w:t>toggleExpand</w:t>
      </w:r>
      <w:proofErr w:type="spellEnd"/>
      <w:r w:rsidRPr="00B561B0">
        <w:t xml:space="preserve">, que controla a expansão e contração das categorias, e </w:t>
      </w:r>
      <w:proofErr w:type="spellStart"/>
      <w:r w:rsidRPr="00B561B0">
        <w:rPr>
          <w:rStyle w:val="TF-COURIER10"/>
        </w:rPr>
        <w:t>handleItemPress</w:t>
      </w:r>
      <w:proofErr w:type="spellEnd"/>
      <w:r w:rsidRPr="00B561B0">
        <w:t>, que navega para a tela de detalhes de um item quando ele é selecionado</w:t>
      </w:r>
      <w:del w:id="335" w:author="Dalton Solano dos Reis" w:date="2024-12-07T09:57:00Z" w16du:dateUtc="2024-12-07T12:57:00Z">
        <w:r w:rsidDel="00C400E4">
          <w:delText xml:space="preserve">, conforme o </w:delText>
        </w:r>
      </w:del>
      <w:ins w:id="336" w:author="Dalton Solano dos Reis" w:date="2024-12-07T09:57:00Z" w16du:dateUtc="2024-12-07T12:57:00Z">
        <w:r w:rsidR="00C400E4">
          <w:t xml:space="preserve"> (</w:t>
        </w:r>
      </w:ins>
      <w:r w:rsidR="00E107CB">
        <w:fldChar w:fldCharType="begin"/>
      </w:r>
      <w:r w:rsidR="00E107CB">
        <w:instrText xml:space="preserve"> REF _Ref184118313 \h </w:instrText>
      </w:r>
      <w:r w:rsidR="00E107CB">
        <w:fldChar w:fldCharType="separate"/>
      </w:r>
      <w:r w:rsidR="00E107CB">
        <w:t xml:space="preserve">Quadro </w:t>
      </w:r>
      <w:r w:rsidR="00E107CB">
        <w:rPr>
          <w:noProof/>
        </w:rPr>
        <w:t>6</w:t>
      </w:r>
      <w:r w:rsidR="00E107CB">
        <w:fldChar w:fldCharType="end"/>
      </w:r>
      <w:ins w:id="337" w:author="Dalton Solano dos Reis" w:date="2024-12-07T09:57:00Z" w16du:dateUtc="2024-12-07T12:57:00Z">
        <w:r w:rsidR="00C400E4">
          <w:t>)</w:t>
        </w:r>
      </w:ins>
      <w:r>
        <w:t>.</w:t>
      </w:r>
    </w:p>
    <w:p w14:paraId="4FD42668" w14:textId="1E3BEA9E" w:rsidR="00B561B0" w:rsidRDefault="00B561B0" w:rsidP="00B561B0">
      <w:pPr>
        <w:pStyle w:val="TF-LEGENDA"/>
      </w:pPr>
      <w:bookmarkStart w:id="338" w:name="_Ref184118313"/>
      <w:bookmarkStart w:id="339" w:name="_Toc184063327"/>
      <w:commentRangeStart w:id="340"/>
      <w:r>
        <w:t xml:space="preserve">Quadro </w:t>
      </w:r>
      <w:fldSimple w:instr=" SEQ Quadro \* ARABIC ">
        <w:r w:rsidR="00876393">
          <w:rPr>
            <w:noProof/>
          </w:rPr>
          <w:t>6</w:t>
        </w:r>
      </w:fldSimple>
      <w:bookmarkEnd w:id="338"/>
      <w:r>
        <w:t xml:space="preserve"> – Funções </w:t>
      </w:r>
      <w:commentRangeEnd w:id="340"/>
      <w:r w:rsidR="00C400E4">
        <w:rPr>
          <w:rStyle w:val="Refdecomentrio"/>
        </w:rPr>
        <w:commentReference w:id="340"/>
      </w:r>
      <w:r>
        <w:t>auxiliares para o carregamento das categorias</w:t>
      </w:r>
      <w:bookmarkEnd w:id="339"/>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Change w:id="341" w:author="Dalton Solano dos Reis" w:date="2024-12-07T10:01:00Z" w16du:dateUtc="2024-12-07T13:01: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PrChange>
      </w:tblPr>
      <w:tblGrid>
        <w:gridCol w:w="9067"/>
        <w:tblGridChange w:id="342">
          <w:tblGrid>
            <w:gridCol w:w="6150"/>
            <w:gridCol w:w="2917"/>
          </w:tblGrid>
        </w:tblGridChange>
      </w:tblGrid>
      <w:tr w:rsidR="00B561B0" w:rsidRPr="00A350D7" w14:paraId="66C6ABF5" w14:textId="77777777" w:rsidTr="00C400E4">
        <w:trPr>
          <w:jc w:val="center"/>
          <w:trPrChange w:id="343" w:author="Dalton Solano dos Reis" w:date="2024-12-07T10:01:00Z" w16du:dateUtc="2024-12-07T13:01:00Z">
            <w:trPr>
              <w:gridAfter w:val="0"/>
              <w:jc w:val="center"/>
            </w:trPr>
          </w:trPrChange>
        </w:trPr>
        <w:tc>
          <w:tcPr>
            <w:tcW w:w="9067" w:type="dxa"/>
            <w:tcPrChange w:id="344" w:author="Dalton Solano dos Reis" w:date="2024-12-07T10:01:00Z" w16du:dateUtc="2024-12-07T13:01:00Z">
              <w:tcPr>
                <w:tcW w:w="6150" w:type="dxa"/>
              </w:tcPr>
            </w:tcPrChange>
          </w:tcPr>
          <w:p w14:paraId="5A009D14" w14:textId="77777777" w:rsidR="00B561B0" w:rsidRDefault="00B561B0" w:rsidP="00B561B0">
            <w:pPr>
              <w:pStyle w:val="TF-CDIGO-FONTE"/>
            </w:pPr>
            <w:r>
              <w:t xml:space="preserve">const </w:t>
            </w:r>
            <w:proofErr w:type="spellStart"/>
            <w:r>
              <w:t>toggleExpand</w:t>
            </w:r>
            <w:proofErr w:type="spellEnd"/>
            <w:r>
              <w:t xml:space="preserve"> = (title: string) =&gt; {</w:t>
            </w:r>
          </w:p>
          <w:p w14:paraId="6496FE80" w14:textId="77777777" w:rsidR="00B561B0" w:rsidRDefault="00B561B0" w:rsidP="00B561B0">
            <w:pPr>
              <w:pStyle w:val="TF-CDIGO-FONTE"/>
            </w:pPr>
            <w:r>
              <w:t xml:space="preserve">    </w:t>
            </w:r>
            <w:proofErr w:type="spellStart"/>
            <w:r>
              <w:t>setExpanded</w:t>
            </w:r>
            <w:proofErr w:type="spellEnd"/>
            <w:r>
              <w:t>((</w:t>
            </w:r>
            <w:proofErr w:type="spellStart"/>
            <w:r>
              <w:t>prev</w:t>
            </w:r>
            <w:proofErr w:type="spellEnd"/>
            <w:r>
              <w:t xml:space="preserve">) =&gt; </w:t>
            </w:r>
            <w:proofErr w:type="gramStart"/>
            <w:r>
              <w:t>({ ...</w:t>
            </w:r>
            <w:proofErr w:type="spellStart"/>
            <w:proofErr w:type="gramEnd"/>
            <w:r>
              <w:t>prev</w:t>
            </w:r>
            <w:proofErr w:type="spellEnd"/>
            <w:r>
              <w:t>, [title]: !</w:t>
            </w:r>
            <w:proofErr w:type="spellStart"/>
            <w:r>
              <w:t>prev</w:t>
            </w:r>
            <w:proofErr w:type="spellEnd"/>
            <w:r>
              <w:t>[title] }));</w:t>
            </w:r>
          </w:p>
          <w:p w14:paraId="0FAE6678" w14:textId="77777777" w:rsidR="00B561B0" w:rsidRDefault="00B561B0" w:rsidP="00B561B0">
            <w:pPr>
              <w:pStyle w:val="TF-CDIGO-FONTE"/>
            </w:pPr>
            <w:r>
              <w:t xml:space="preserve">  };</w:t>
            </w:r>
          </w:p>
          <w:p w14:paraId="309DC7A3" w14:textId="77777777" w:rsidR="00B561B0" w:rsidRDefault="00B561B0" w:rsidP="00B561B0">
            <w:pPr>
              <w:pStyle w:val="TF-CDIGO-FONTE"/>
            </w:pPr>
          </w:p>
          <w:p w14:paraId="30007AFA" w14:textId="77777777" w:rsidR="00B561B0" w:rsidRDefault="00B561B0" w:rsidP="00B561B0">
            <w:pPr>
              <w:pStyle w:val="TF-CDIGO-FONTE"/>
            </w:pPr>
            <w:r>
              <w:t xml:space="preserve">  const </w:t>
            </w:r>
            <w:proofErr w:type="spellStart"/>
            <w:r>
              <w:t>handleItemPress</w:t>
            </w:r>
            <w:proofErr w:type="spellEnd"/>
            <w:r>
              <w:t xml:space="preserve"> = (</w:t>
            </w:r>
            <w:proofErr w:type="spellStart"/>
            <w:r>
              <w:t>itemId</w:t>
            </w:r>
            <w:proofErr w:type="spellEnd"/>
            <w:r>
              <w:t>: string, collection: string) =&gt; {</w:t>
            </w:r>
          </w:p>
          <w:p w14:paraId="1D7A9C98" w14:textId="77777777" w:rsidR="00B561B0" w:rsidRDefault="00B561B0" w:rsidP="00B561B0">
            <w:pPr>
              <w:pStyle w:val="TF-CDIGO-FONTE"/>
            </w:pPr>
            <w:r>
              <w:t xml:space="preserve">    </w:t>
            </w:r>
            <w:proofErr w:type="spellStart"/>
            <w:proofErr w:type="gramStart"/>
            <w:r>
              <w:t>navigation.navigate</w:t>
            </w:r>
            <w:proofErr w:type="spellEnd"/>
            <w:proofErr w:type="gramEnd"/>
            <w:r>
              <w:t xml:space="preserve">('Item', { </w:t>
            </w:r>
            <w:proofErr w:type="spellStart"/>
            <w:r>
              <w:t>itemId</w:t>
            </w:r>
            <w:proofErr w:type="spellEnd"/>
            <w:r>
              <w:t>, collection });</w:t>
            </w:r>
          </w:p>
          <w:p w14:paraId="6853829D" w14:textId="03D6298C" w:rsidR="00B561B0" w:rsidRPr="005C7541" w:rsidRDefault="00B561B0" w:rsidP="00B561B0">
            <w:pPr>
              <w:pStyle w:val="TF-CDIGO-FONTE"/>
            </w:pPr>
            <w:r>
              <w:t xml:space="preserve">  };</w:t>
            </w:r>
          </w:p>
        </w:tc>
      </w:tr>
    </w:tbl>
    <w:p w14:paraId="059992FC" w14:textId="35E60356" w:rsidR="00B561B0" w:rsidRDefault="00B561B0" w:rsidP="00B561B0">
      <w:pPr>
        <w:pStyle w:val="TF-FONTE"/>
      </w:pPr>
      <w:r>
        <w:t>Fonte: elaborada pelos autores (2024).</w:t>
      </w:r>
    </w:p>
    <w:p w14:paraId="2F3C6B69" w14:textId="6AD3623D" w:rsidR="00B561B0" w:rsidRDefault="00AE12B0" w:rsidP="009D6F64">
      <w:pPr>
        <w:pStyle w:val="TF-TEXTO"/>
      </w:pPr>
      <w:r>
        <w:t xml:space="preserve">A fim de controlar a lógica dos jogos educativos presentes na tela </w:t>
      </w:r>
      <w:proofErr w:type="spellStart"/>
      <w:r w:rsidRPr="00AE12B0">
        <w:rPr>
          <w:rStyle w:val="TF-COURIER10"/>
        </w:rPr>
        <w:t>Quizz</w:t>
      </w:r>
      <w:proofErr w:type="spellEnd"/>
      <w:r w:rsidR="00E107CB">
        <w:t xml:space="preserve"> o </w:t>
      </w:r>
      <w:r>
        <w:fldChar w:fldCharType="begin"/>
      </w:r>
      <w:r>
        <w:instrText xml:space="preserve"> REF _Ref184118917 \h </w:instrText>
      </w:r>
      <w:r>
        <w:fldChar w:fldCharType="separate"/>
      </w:r>
      <w:r>
        <w:t xml:space="preserve">Quadro </w:t>
      </w:r>
      <w:r>
        <w:rPr>
          <w:noProof/>
        </w:rPr>
        <w:t>7</w:t>
      </w:r>
      <w:r>
        <w:fldChar w:fldCharType="end"/>
      </w:r>
      <w:r w:rsidR="00E107CB">
        <w:t xml:space="preserve"> </w:t>
      </w:r>
      <w:r>
        <w:t>representa a</w:t>
      </w:r>
      <w:r w:rsidRPr="00AE12B0">
        <w:t xml:space="preserve"> função </w:t>
      </w:r>
      <w:r>
        <w:t xml:space="preserve">que </w:t>
      </w:r>
      <w:r w:rsidRPr="00AE12B0">
        <w:t xml:space="preserve">seleciona um item aleatório como resposta correta e gera opções </w:t>
      </w:r>
      <w:r w:rsidRPr="00AE12B0">
        <w:lastRenderedPageBreak/>
        <w:t>incorretas. Essa lógica cria a experiência educativa do aplicativo, garantindo que as perguntas apresentadas sejam variadas e envolventes.</w:t>
      </w:r>
    </w:p>
    <w:p w14:paraId="34D53476" w14:textId="77777777" w:rsidR="00AE12B0" w:rsidRDefault="00AE12B0" w:rsidP="009D6F64">
      <w:pPr>
        <w:pStyle w:val="TF-TEXTO"/>
      </w:pPr>
    </w:p>
    <w:p w14:paraId="635F2934" w14:textId="0E3FC6C6" w:rsidR="00AE12B0" w:rsidRDefault="00AE12B0" w:rsidP="00AE12B0">
      <w:pPr>
        <w:pStyle w:val="TF-LEGENDA"/>
      </w:pPr>
      <w:bookmarkStart w:id="345" w:name="_Ref184118917"/>
      <w:commentRangeStart w:id="346"/>
      <w:r>
        <w:lastRenderedPageBreak/>
        <w:t>Qua</w:t>
      </w:r>
      <w:commentRangeEnd w:id="346"/>
      <w:r w:rsidR="00C400E4">
        <w:rPr>
          <w:rStyle w:val="Refdecomentrio"/>
        </w:rPr>
        <w:commentReference w:id="346"/>
      </w:r>
      <w:r>
        <w:t xml:space="preserve">dro </w:t>
      </w:r>
      <w:fldSimple w:instr=" SEQ Quadro \* ARABIC ">
        <w:r w:rsidR="00876393">
          <w:rPr>
            <w:noProof/>
          </w:rPr>
          <w:t>7</w:t>
        </w:r>
      </w:fldSimple>
      <w:bookmarkEnd w:id="345"/>
      <w:r>
        <w:t xml:space="preserve"> – Lógica do jogo educativo</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23"/>
      </w:tblGrid>
      <w:tr w:rsidR="00AE12B0" w:rsidRPr="00A350D7" w14:paraId="1B230C5E" w14:textId="77777777" w:rsidTr="00AE12B0">
        <w:trPr>
          <w:jc w:val="center"/>
        </w:trPr>
        <w:tc>
          <w:tcPr>
            <w:tcW w:w="9923" w:type="dxa"/>
          </w:tcPr>
          <w:p w14:paraId="4E65130A" w14:textId="77777777" w:rsidR="00AE12B0" w:rsidRDefault="00AE12B0" w:rsidP="00AE12B0">
            <w:pPr>
              <w:pStyle w:val="TF-CDIGO-FONTE"/>
            </w:pPr>
            <w:r>
              <w:t xml:space="preserve">const </w:t>
            </w:r>
            <w:proofErr w:type="spellStart"/>
            <w:r>
              <w:t>fetchQuestion</w:t>
            </w:r>
            <w:proofErr w:type="spellEnd"/>
            <w:r>
              <w:t xml:space="preserve"> = async () =&gt; {</w:t>
            </w:r>
          </w:p>
          <w:p w14:paraId="16983F47" w14:textId="77777777" w:rsidR="00AE12B0" w:rsidRDefault="00AE12B0" w:rsidP="00AE12B0">
            <w:pPr>
              <w:pStyle w:val="TF-CDIGO-FONTE"/>
            </w:pPr>
            <w:r>
              <w:t xml:space="preserve">    </w:t>
            </w:r>
            <w:proofErr w:type="spellStart"/>
            <w:r>
              <w:t>setLoading</w:t>
            </w:r>
            <w:proofErr w:type="spellEnd"/>
            <w:r>
              <w:t>(true</w:t>
            </w:r>
            <w:proofErr w:type="gramStart"/>
            <w:r>
              <w:t>);</w:t>
            </w:r>
            <w:proofErr w:type="gramEnd"/>
          </w:p>
          <w:p w14:paraId="69C035B2" w14:textId="77777777" w:rsidR="00AE12B0" w:rsidRDefault="00AE12B0" w:rsidP="00AE12B0">
            <w:pPr>
              <w:pStyle w:val="TF-CDIGO-FONTE"/>
            </w:pPr>
          </w:p>
          <w:p w14:paraId="0DD8E2A1" w14:textId="77777777" w:rsidR="00AE12B0" w:rsidRDefault="00AE12B0" w:rsidP="00AE12B0">
            <w:pPr>
              <w:pStyle w:val="TF-CDIGO-FONTE"/>
            </w:pPr>
            <w:r>
              <w:t xml:space="preserve">    const </w:t>
            </w:r>
            <w:proofErr w:type="spellStart"/>
            <w:r>
              <w:t>fetchAdditionalOptions</w:t>
            </w:r>
            <w:proofErr w:type="spellEnd"/>
            <w:r>
              <w:t xml:space="preserve"> = async (</w:t>
            </w:r>
            <w:proofErr w:type="spellStart"/>
            <w:r>
              <w:t>excludedCollection</w:t>
            </w:r>
            <w:proofErr w:type="spellEnd"/>
            <w:r>
              <w:t>: string) =&gt; {</w:t>
            </w:r>
          </w:p>
          <w:p w14:paraId="547B02B8" w14:textId="77777777" w:rsidR="00AE12B0" w:rsidRDefault="00AE12B0" w:rsidP="00AE12B0">
            <w:pPr>
              <w:pStyle w:val="TF-CDIGO-FONTE"/>
            </w:pPr>
            <w:r>
              <w:t xml:space="preserve">      const </w:t>
            </w:r>
            <w:proofErr w:type="spellStart"/>
            <w:r>
              <w:t>otherCollections</w:t>
            </w:r>
            <w:proofErr w:type="spellEnd"/>
            <w:r>
              <w:t xml:space="preserve"> = </w:t>
            </w:r>
            <w:proofErr w:type="spellStart"/>
            <w:proofErr w:type="gramStart"/>
            <w:r>
              <w:t>collections.filter</w:t>
            </w:r>
            <w:proofErr w:type="spellEnd"/>
            <w:proofErr w:type="gramEnd"/>
            <w:r>
              <w:t>(</w:t>
            </w:r>
          </w:p>
          <w:p w14:paraId="0E242A95" w14:textId="77777777" w:rsidR="00AE12B0" w:rsidRDefault="00AE12B0" w:rsidP="00AE12B0">
            <w:pPr>
              <w:pStyle w:val="TF-CDIGO-FONTE"/>
            </w:pPr>
            <w:r>
              <w:t xml:space="preserve">        (collection) =&gt; </w:t>
            </w:r>
            <w:proofErr w:type="gramStart"/>
            <w:r>
              <w:t>collection !</w:t>
            </w:r>
            <w:proofErr w:type="gramEnd"/>
            <w:r>
              <w:t xml:space="preserve">== </w:t>
            </w:r>
            <w:proofErr w:type="spellStart"/>
            <w:r>
              <w:t>excludedCollection</w:t>
            </w:r>
            <w:proofErr w:type="spellEnd"/>
          </w:p>
          <w:p w14:paraId="1C825286" w14:textId="77777777" w:rsidR="00AE12B0" w:rsidRDefault="00AE12B0" w:rsidP="00AE12B0">
            <w:pPr>
              <w:pStyle w:val="TF-CDIGO-FONTE"/>
            </w:pPr>
            <w:r>
              <w:t xml:space="preserve">      );</w:t>
            </w:r>
          </w:p>
          <w:p w14:paraId="4EA4A197" w14:textId="77777777" w:rsidR="00AE12B0" w:rsidRDefault="00AE12B0" w:rsidP="00AE12B0">
            <w:pPr>
              <w:pStyle w:val="TF-CDIGO-FONTE"/>
            </w:pPr>
            <w:r>
              <w:t xml:space="preserve">      const </w:t>
            </w:r>
            <w:proofErr w:type="spellStart"/>
            <w:r>
              <w:t>additionalItems</w:t>
            </w:r>
            <w:proofErr w:type="spellEnd"/>
            <w:r>
              <w:t xml:space="preserve">: </w:t>
            </w:r>
            <w:proofErr w:type="spellStart"/>
            <w:proofErr w:type="gramStart"/>
            <w:r>
              <w:t>MemoryItem</w:t>
            </w:r>
            <w:proofErr w:type="spellEnd"/>
            <w:r>
              <w:t>[</w:t>
            </w:r>
            <w:proofErr w:type="gramEnd"/>
            <w:r>
              <w:t>] = [];</w:t>
            </w:r>
          </w:p>
          <w:p w14:paraId="1CD7FF90" w14:textId="77777777" w:rsidR="00AE12B0" w:rsidRDefault="00AE12B0" w:rsidP="00AE12B0">
            <w:pPr>
              <w:pStyle w:val="TF-CDIGO-FONTE"/>
            </w:pPr>
          </w:p>
          <w:p w14:paraId="25740BC2" w14:textId="77777777" w:rsidR="00AE12B0" w:rsidRDefault="00AE12B0" w:rsidP="00AE12B0">
            <w:pPr>
              <w:pStyle w:val="TF-CDIGO-FONTE"/>
            </w:pPr>
            <w:r>
              <w:t xml:space="preserve">      for (const collection of </w:t>
            </w:r>
            <w:proofErr w:type="spellStart"/>
            <w:r>
              <w:t>otherCollections</w:t>
            </w:r>
            <w:proofErr w:type="spellEnd"/>
            <w:r>
              <w:t>) {</w:t>
            </w:r>
          </w:p>
          <w:p w14:paraId="6FF3E026" w14:textId="77777777" w:rsidR="00AE12B0" w:rsidRDefault="00AE12B0" w:rsidP="00AE12B0">
            <w:pPr>
              <w:pStyle w:val="TF-CDIGO-FONTE"/>
            </w:pPr>
            <w:r>
              <w:t xml:space="preserve">        const snapshot = await </w:t>
            </w:r>
            <w:proofErr w:type="spellStart"/>
            <w:proofErr w:type="gramStart"/>
            <w:r>
              <w:t>firestore.collection</w:t>
            </w:r>
            <w:proofErr w:type="spellEnd"/>
            <w:proofErr w:type="gramEnd"/>
            <w:r>
              <w:t>(collection).get();</w:t>
            </w:r>
          </w:p>
          <w:p w14:paraId="79EB075D" w14:textId="77777777" w:rsidR="00AE12B0" w:rsidRDefault="00AE12B0" w:rsidP="00AE12B0">
            <w:pPr>
              <w:pStyle w:val="TF-CDIGO-FONTE"/>
            </w:pPr>
            <w:r>
              <w:t xml:space="preserve">        const items = </w:t>
            </w:r>
            <w:proofErr w:type="spellStart"/>
            <w:r>
              <w:t>snapshot.docs.map</w:t>
            </w:r>
            <w:proofErr w:type="spellEnd"/>
            <w:r>
              <w:t>((doc) =&gt; ({</w:t>
            </w:r>
          </w:p>
          <w:p w14:paraId="48867AD6" w14:textId="77777777" w:rsidR="00AE12B0" w:rsidRDefault="00AE12B0" w:rsidP="00AE12B0">
            <w:pPr>
              <w:pStyle w:val="TF-CDIGO-FONTE"/>
            </w:pPr>
            <w:r>
              <w:t xml:space="preserve">          ...(</w:t>
            </w:r>
            <w:proofErr w:type="spellStart"/>
            <w:r>
              <w:t>doc.</w:t>
            </w:r>
            <w:proofErr w:type="gramStart"/>
            <w:r>
              <w:t>data</w:t>
            </w:r>
            <w:proofErr w:type="spellEnd"/>
            <w:r>
              <w:t>(</w:t>
            </w:r>
            <w:proofErr w:type="gramEnd"/>
            <w:r>
              <w:t>) as Omit&lt;</w:t>
            </w:r>
            <w:proofErr w:type="spellStart"/>
            <w:r>
              <w:t>MemoryItem</w:t>
            </w:r>
            <w:proofErr w:type="spellEnd"/>
            <w:r>
              <w:t>, "id" | "collection"&gt;),</w:t>
            </w:r>
          </w:p>
          <w:p w14:paraId="6A234DEA" w14:textId="77777777" w:rsidR="00AE12B0" w:rsidRDefault="00AE12B0" w:rsidP="00AE12B0">
            <w:pPr>
              <w:pStyle w:val="TF-CDIGO-FONTE"/>
            </w:pPr>
            <w:r>
              <w:t xml:space="preserve">          id: doc.id,</w:t>
            </w:r>
          </w:p>
          <w:p w14:paraId="6770F29B" w14:textId="77777777" w:rsidR="00AE12B0" w:rsidRDefault="00AE12B0" w:rsidP="00AE12B0">
            <w:pPr>
              <w:pStyle w:val="TF-CDIGO-FONTE"/>
            </w:pPr>
            <w:r>
              <w:t xml:space="preserve">          collection: collection,</w:t>
            </w:r>
          </w:p>
          <w:p w14:paraId="73181406" w14:textId="77777777" w:rsidR="00AE12B0" w:rsidRDefault="00AE12B0" w:rsidP="00AE12B0">
            <w:pPr>
              <w:pStyle w:val="TF-CDIGO-FONTE"/>
            </w:pPr>
            <w:r>
              <w:t xml:space="preserve">        }));</w:t>
            </w:r>
          </w:p>
          <w:p w14:paraId="7DC523B6" w14:textId="77777777" w:rsidR="00AE12B0" w:rsidRDefault="00AE12B0" w:rsidP="00AE12B0">
            <w:pPr>
              <w:pStyle w:val="TF-CDIGO-FONTE"/>
            </w:pPr>
            <w:r>
              <w:t xml:space="preserve">        </w:t>
            </w:r>
            <w:proofErr w:type="spellStart"/>
            <w:r>
              <w:t>additionalItems.push</w:t>
            </w:r>
            <w:proofErr w:type="spellEnd"/>
            <w:r>
              <w:t>(...items</w:t>
            </w:r>
            <w:proofErr w:type="gramStart"/>
            <w:r>
              <w:t>);</w:t>
            </w:r>
            <w:proofErr w:type="gramEnd"/>
          </w:p>
          <w:p w14:paraId="0EF7EEF0" w14:textId="77777777" w:rsidR="00AE12B0" w:rsidRDefault="00AE12B0" w:rsidP="00AE12B0">
            <w:pPr>
              <w:pStyle w:val="TF-CDIGO-FONTE"/>
            </w:pPr>
            <w:r>
              <w:t xml:space="preserve">      }</w:t>
            </w:r>
          </w:p>
          <w:p w14:paraId="58961D5D" w14:textId="77777777" w:rsidR="00AE12B0" w:rsidRDefault="00AE12B0" w:rsidP="00AE12B0">
            <w:pPr>
              <w:pStyle w:val="TF-CDIGO-FONTE"/>
            </w:pPr>
          </w:p>
          <w:p w14:paraId="11F17120" w14:textId="77777777" w:rsidR="00AE12B0" w:rsidRDefault="00AE12B0" w:rsidP="00AE12B0">
            <w:pPr>
              <w:pStyle w:val="TF-CDIGO-FONTE"/>
            </w:pPr>
            <w:r>
              <w:t xml:space="preserve">      return </w:t>
            </w:r>
            <w:proofErr w:type="spellStart"/>
            <w:proofErr w:type="gramStart"/>
            <w:r>
              <w:t>additionalItems</w:t>
            </w:r>
            <w:proofErr w:type="spellEnd"/>
            <w:r>
              <w:t>;</w:t>
            </w:r>
            <w:proofErr w:type="gramEnd"/>
          </w:p>
          <w:p w14:paraId="768D8129" w14:textId="77777777" w:rsidR="00AE12B0" w:rsidRDefault="00AE12B0" w:rsidP="00AE12B0">
            <w:pPr>
              <w:pStyle w:val="TF-CDIGO-FONTE"/>
            </w:pPr>
            <w:r>
              <w:t xml:space="preserve">    };</w:t>
            </w:r>
          </w:p>
          <w:p w14:paraId="2DA0E600" w14:textId="77777777" w:rsidR="00AE12B0" w:rsidRDefault="00AE12B0" w:rsidP="00AE12B0">
            <w:pPr>
              <w:pStyle w:val="TF-CDIGO-FONTE"/>
            </w:pPr>
          </w:p>
          <w:p w14:paraId="10A45B41" w14:textId="77777777" w:rsidR="00AE12B0" w:rsidRDefault="00AE12B0" w:rsidP="00AE12B0">
            <w:pPr>
              <w:pStyle w:val="TF-CDIGO-FONTE"/>
            </w:pPr>
            <w:r>
              <w:t xml:space="preserve">    const </w:t>
            </w:r>
            <w:proofErr w:type="spellStart"/>
            <w:r>
              <w:t>randomCollection</w:t>
            </w:r>
            <w:proofErr w:type="spellEnd"/>
            <w:r>
              <w:t xml:space="preserve"> =</w:t>
            </w:r>
          </w:p>
          <w:p w14:paraId="0C4D8A82" w14:textId="77777777" w:rsidR="00AE12B0" w:rsidRDefault="00AE12B0" w:rsidP="00AE12B0">
            <w:pPr>
              <w:pStyle w:val="TF-CDIGO-FONTE"/>
            </w:pPr>
            <w:r>
              <w:t xml:space="preserve">      </w:t>
            </w:r>
            <w:proofErr w:type="gramStart"/>
            <w:r>
              <w:t>collections[</w:t>
            </w:r>
            <w:proofErr w:type="spellStart"/>
            <w:proofErr w:type="gramEnd"/>
            <w:r>
              <w:t>Math.floor</w:t>
            </w:r>
            <w:proofErr w:type="spellEnd"/>
            <w:r>
              <w:t>(</w:t>
            </w:r>
            <w:proofErr w:type="spellStart"/>
            <w:r>
              <w:t>Math.random</w:t>
            </w:r>
            <w:proofErr w:type="spellEnd"/>
            <w:r>
              <w:t xml:space="preserve">() * </w:t>
            </w:r>
            <w:proofErr w:type="spellStart"/>
            <w:r>
              <w:t>collections.length</w:t>
            </w:r>
            <w:proofErr w:type="spellEnd"/>
            <w:r>
              <w:t>)];</w:t>
            </w:r>
          </w:p>
          <w:p w14:paraId="15C7520E" w14:textId="77777777" w:rsidR="00AE12B0" w:rsidRDefault="00AE12B0" w:rsidP="00AE12B0">
            <w:pPr>
              <w:pStyle w:val="TF-CDIGO-FONTE"/>
            </w:pPr>
            <w:r>
              <w:t xml:space="preserve">    const snapshot = await </w:t>
            </w:r>
            <w:proofErr w:type="spellStart"/>
            <w:proofErr w:type="gramStart"/>
            <w:r>
              <w:t>firestore.collection</w:t>
            </w:r>
            <w:proofErr w:type="spellEnd"/>
            <w:proofErr w:type="gramEnd"/>
            <w:r>
              <w:t>(</w:t>
            </w:r>
            <w:proofErr w:type="spellStart"/>
            <w:r>
              <w:t>randomCollection</w:t>
            </w:r>
            <w:proofErr w:type="spellEnd"/>
            <w:r>
              <w:t>).get();</w:t>
            </w:r>
          </w:p>
          <w:p w14:paraId="1AA398BD" w14:textId="77777777" w:rsidR="00AE12B0" w:rsidRDefault="00AE12B0" w:rsidP="00AE12B0">
            <w:pPr>
              <w:pStyle w:val="TF-CDIGO-FONTE"/>
            </w:pPr>
            <w:r>
              <w:t xml:space="preserve">    const items: </w:t>
            </w:r>
            <w:proofErr w:type="spellStart"/>
            <w:proofErr w:type="gramStart"/>
            <w:r>
              <w:t>MemoryItem</w:t>
            </w:r>
            <w:proofErr w:type="spellEnd"/>
            <w:r>
              <w:t>[</w:t>
            </w:r>
            <w:proofErr w:type="gramEnd"/>
            <w:r>
              <w:t xml:space="preserve">] = </w:t>
            </w:r>
            <w:proofErr w:type="spellStart"/>
            <w:r>
              <w:t>snapshot.docs.map</w:t>
            </w:r>
            <w:proofErr w:type="spellEnd"/>
            <w:r>
              <w:t>((doc) =&gt; ({</w:t>
            </w:r>
          </w:p>
          <w:p w14:paraId="1127403D" w14:textId="77777777" w:rsidR="00AE12B0" w:rsidRDefault="00AE12B0" w:rsidP="00AE12B0">
            <w:pPr>
              <w:pStyle w:val="TF-CDIGO-FONTE"/>
            </w:pPr>
            <w:r>
              <w:t xml:space="preserve">      ...(</w:t>
            </w:r>
            <w:proofErr w:type="spellStart"/>
            <w:r>
              <w:t>doc.</w:t>
            </w:r>
            <w:proofErr w:type="gramStart"/>
            <w:r>
              <w:t>data</w:t>
            </w:r>
            <w:proofErr w:type="spellEnd"/>
            <w:r>
              <w:t>(</w:t>
            </w:r>
            <w:proofErr w:type="gramEnd"/>
            <w:r>
              <w:t>) as Omit&lt;</w:t>
            </w:r>
            <w:proofErr w:type="spellStart"/>
            <w:r>
              <w:t>MemoryItem</w:t>
            </w:r>
            <w:proofErr w:type="spellEnd"/>
            <w:r>
              <w:t>, "id" | "collection"&gt;),</w:t>
            </w:r>
          </w:p>
          <w:p w14:paraId="29D812C4" w14:textId="77777777" w:rsidR="00AE12B0" w:rsidRDefault="00AE12B0" w:rsidP="00AE12B0">
            <w:pPr>
              <w:pStyle w:val="TF-CDIGO-FONTE"/>
            </w:pPr>
            <w:r>
              <w:t xml:space="preserve">      id: doc.id,</w:t>
            </w:r>
          </w:p>
          <w:p w14:paraId="6154C24B" w14:textId="77777777" w:rsidR="00AE12B0" w:rsidRDefault="00AE12B0" w:rsidP="00AE12B0">
            <w:pPr>
              <w:pStyle w:val="TF-CDIGO-FONTE"/>
            </w:pPr>
            <w:r>
              <w:t xml:space="preserve">      collection: </w:t>
            </w:r>
            <w:proofErr w:type="spellStart"/>
            <w:r>
              <w:t>randomCollection</w:t>
            </w:r>
            <w:proofErr w:type="spellEnd"/>
            <w:r>
              <w:t>,</w:t>
            </w:r>
          </w:p>
          <w:p w14:paraId="0BAE8FF7" w14:textId="77777777" w:rsidR="00AE12B0" w:rsidRDefault="00AE12B0" w:rsidP="00AE12B0">
            <w:pPr>
              <w:pStyle w:val="TF-CDIGO-FONTE"/>
            </w:pPr>
            <w:r>
              <w:t xml:space="preserve">    }));</w:t>
            </w:r>
          </w:p>
          <w:p w14:paraId="42D5AC9B" w14:textId="77777777" w:rsidR="00AE12B0" w:rsidRDefault="00AE12B0" w:rsidP="00AE12B0">
            <w:pPr>
              <w:pStyle w:val="TF-CDIGO-FONTE"/>
            </w:pPr>
          </w:p>
          <w:p w14:paraId="1A4B80CA" w14:textId="77777777" w:rsidR="00AE12B0" w:rsidRDefault="00AE12B0" w:rsidP="00AE12B0">
            <w:pPr>
              <w:pStyle w:val="TF-CDIGO-FONTE"/>
            </w:pPr>
            <w:r>
              <w:t xml:space="preserve">    if (</w:t>
            </w:r>
            <w:proofErr w:type="spellStart"/>
            <w:proofErr w:type="gramStart"/>
            <w:r>
              <w:t>items.length</w:t>
            </w:r>
            <w:proofErr w:type="spellEnd"/>
            <w:proofErr w:type="gramEnd"/>
            <w:r>
              <w:t xml:space="preserve"> &gt; 0) {</w:t>
            </w:r>
          </w:p>
          <w:p w14:paraId="5D988DFD" w14:textId="77777777" w:rsidR="00AE12B0" w:rsidRDefault="00AE12B0" w:rsidP="00AE12B0">
            <w:pPr>
              <w:pStyle w:val="TF-CDIGO-FONTE"/>
            </w:pPr>
            <w:r>
              <w:t xml:space="preserve">      const </w:t>
            </w:r>
            <w:proofErr w:type="spellStart"/>
            <w:r>
              <w:t>correctItem</w:t>
            </w:r>
            <w:proofErr w:type="spellEnd"/>
            <w:r>
              <w:t xml:space="preserve"> = </w:t>
            </w:r>
            <w:proofErr w:type="gramStart"/>
            <w:r>
              <w:t>items[</w:t>
            </w:r>
            <w:proofErr w:type="spellStart"/>
            <w:proofErr w:type="gramEnd"/>
            <w:r>
              <w:t>Math.floor</w:t>
            </w:r>
            <w:proofErr w:type="spellEnd"/>
            <w:r>
              <w:t>(</w:t>
            </w:r>
            <w:proofErr w:type="spellStart"/>
            <w:r>
              <w:t>Math.random</w:t>
            </w:r>
            <w:proofErr w:type="spellEnd"/>
            <w:r>
              <w:t xml:space="preserve">() * </w:t>
            </w:r>
            <w:proofErr w:type="spellStart"/>
            <w:r>
              <w:t>items.length</w:t>
            </w:r>
            <w:proofErr w:type="spellEnd"/>
            <w:r>
              <w:t>)];</w:t>
            </w:r>
          </w:p>
          <w:p w14:paraId="408BFD20" w14:textId="77777777" w:rsidR="00AE12B0" w:rsidRDefault="00AE12B0" w:rsidP="00AE12B0">
            <w:pPr>
              <w:pStyle w:val="TF-CDIGO-FONTE"/>
            </w:pPr>
            <w:r>
              <w:t xml:space="preserve">      </w:t>
            </w:r>
            <w:proofErr w:type="spellStart"/>
            <w:r>
              <w:t>setCorrectAnswer</w:t>
            </w:r>
            <w:proofErr w:type="spellEnd"/>
            <w:r>
              <w:t>(</w:t>
            </w:r>
            <w:proofErr w:type="spellStart"/>
            <w:r>
              <w:t>correctItem</w:t>
            </w:r>
            <w:proofErr w:type="spellEnd"/>
            <w:proofErr w:type="gramStart"/>
            <w:r>
              <w:t>);</w:t>
            </w:r>
            <w:proofErr w:type="gramEnd"/>
          </w:p>
          <w:p w14:paraId="557A82C6" w14:textId="77777777" w:rsidR="00AE12B0" w:rsidRDefault="00AE12B0" w:rsidP="00AE12B0">
            <w:pPr>
              <w:pStyle w:val="TF-CDIGO-FONTE"/>
            </w:pPr>
          </w:p>
          <w:p w14:paraId="57F7D113" w14:textId="77777777" w:rsidR="00AE12B0" w:rsidRDefault="00AE12B0" w:rsidP="00AE12B0">
            <w:pPr>
              <w:pStyle w:val="TF-CDIGO-FONTE"/>
            </w:pPr>
            <w:r>
              <w:t xml:space="preserve">      let </w:t>
            </w:r>
            <w:proofErr w:type="spellStart"/>
            <w:r>
              <w:t>otherOptions</w:t>
            </w:r>
            <w:proofErr w:type="spellEnd"/>
            <w:r>
              <w:t xml:space="preserve"> = </w:t>
            </w:r>
            <w:proofErr w:type="spellStart"/>
            <w:proofErr w:type="gramStart"/>
            <w:r>
              <w:t>items.filter</w:t>
            </w:r>
            <w:proofErr w:type="spellEnd"/>
            <w:proofErr w:type="gramEnd"/>
            <w:r>
              <w:t>((item) =&gt; item.id !== correctItem.id);</w:t>
            </w:r>
          </w:p>
          <w:p w14:paraId="591CBC5D" w14:textId="77777777" w:rsidR="00AE12B0" w:rsidRDefault="00AE12B0" w:rsidP="00AE12B0">
            <w:pPr>
              <w:pStyle w:val="TF-CDIGO-FONTE"/>
            </w:pPr>
          </w:p>
          <w:p w14:paraId="3E731C4B" w14:textId="77777777" w:rsidR="00AE12B0" w:rsidRDefault="00AE12B0" w:rsidP="00AE12B0">
            <w:pPr>
              <w:pStyle w:val="TF-CDIGO-FONTE"/>
            </w:pPr>
            <w:r>
              <w:t xml:space="preserve">      if (</w:t>
            </w:r>
            <w:proofErr w:type="spellStart"/>
            <w:r>
              <w:t>otherOptions.length</w:t>
            </w:r>
            <w:proofErr w:type="spellEnd"/>
            <w:r>
              <w:t xml:space="preserve"> &lt; 3) {</w:t>
            </w:r>
          </w:p>
          <w:p w14:paraId="61114149" w14:textId="77777777" w:rsidR="00AE12B0" w:rsidRDefault="00AE12B0" w:rsidP="00AE12B0">
            <w:pPr>
              <w:pStyle w:val="TF-CDIGO-FONTE"/>
            </w:pPr>
            <w:r>
              <w:t xml:space="preserve">        const </w:t>
            </w:r>
            <w:proofErr w:type="spellStart"/>
            <w:r>
              <w:t>additionalOptions</w:t>
            </w:r>
            <w:proofErr w:type="spellEnd"/>
            <w:r>
              <w:t xml:space="preserve"> = await </w:t>
            </w:r>
            <w:proofErr w:type="spellStart"/>
            <w:r>
              <w:t>fetchAdditionalOptions</w:t>
            </w:r>
            <w:proofErr w:type="spellEnd"/>
            <w:r>
              <w:t>(</w:t>
            </w:r>
            <w:proofErr w:type="spellStart"/>
            <w:r>
              <w:t>randomCollection</w:t>
            </w:r>
            <w:proofErr w:type="spellEnd"/>
            <w:proofErr w:type="gramStart"/>
            <w:r>
              <w:t>);</w:t>
            </w:r>
            <w:proofErr w:type="gramEnd"/>
          </w:p>
          <w:p w14:paraId="6E0277C4" w14:textId="77777777" w:rsidR="00AE12B0" w:rsidRDefault="00AE12B0" w:rsidP="00AE12B0">
            <w:pPr>
              <w:pStyle w:val="TF-CDIGO-FONTE"/>
            </w:pPr>
            <w:r>
              <w:t xml:space="preserve">        </w:t>
            </w:r>
            <w:proofErr w:type="spellStart"/>
            <w:r>
              <w:t>otherOptions</w:t>
            </w:r>
            <w:proofErr w:type="spellEnd"/>
            <w:r>
              <w:t xml:space="preserve"> = [...</w:t>
            </w:r>
            <w:proofErr w:type="spellStart"/>
            <w:r>
              <w:t>otherOptions</w:t>
            </w:r>
            <w:proofErr w:type="spellEnd"/>
            <w:r>
              <w:t>, ...</w:t>
            </w:r>
            <w:proofErr w:type="spellStart"/>
            <w:r>
              <w:t>additionalOptions</w:t>
            </w:r>
            <w:proofErr w:type="spellEnd"/>
            <w:proofErr w:type="gramStart"/>
            <w:r>
              <w:t>].filter</w:t>
            </w:r>
            <w:proofErr w:type="gramEnd"/>
            <w:r>
              <w:t>(</w:t>
            </w:r>
          </w:p>
          <w:p w14:paraId="6FB989C5" w14:textId="77777777" w:rsidR="00AE12B0" w:rsidRDefault="00AE12B0" w:rsidP="00AE12B0">
            <w:pPr>
              <w:pStyle w:val="TF-CDIGO-FONTE"/>
            </w:pPr>
            <w:r>
              <w:t xml:space="preserve">          (item) =&gt; </w:t>
            </w:r>
            <w:proofErr w:type="gramStart"/>
            <w:r>
              <w:t>item.id !</w:t>
            </w:r>
            <w:proofErr w:type="gramEnd"/>
            <w:r>
              <w:t>== correctItem.id</w:t>
            </w:r>
          </w:p>
          <w:p w14:paraId="3BE7363D" w14:textId="77777777" w:rsidR="00AE12B0" w:rsidRDefault="00AE12B0" w:rsidP="00AE12B0">
            <w:pPr>
              <w:pStyle w:val="TF-CDIGO-FONTE"/>
            </w:pPr>
            <w:r>
              <w:t xml:space="preserve">        );</w:t>
            </w:r>
          </w:p>
          <w:p w14:paraId="30189CC0" w14:textId="77777777" w:rsidR="00AE12B0" w:rsidRDefault="00AE12B0" w:rsidP="00AE12B0">
            <w:pPr>
              <w:pStyle w:val="TF-CDIGO-FONTE"/>
            </w:pPr>
            <w:r>
              <w:t xml:space="preserve">      }</w:t>
            </w:r>
          </w:p>
          <w:p w14:paraId="3B423C61" w14:textId="77777777" w:rsidR="00AE12B0" w:rsidRDefault="00AE12B0" w:rsidP="00AE12B0">
            <w:pPr>
              <w:pStyle w:val="TF-CDIGO-FONTE"/>
            </w:pPr>
          </w:p>
          <w:p w14:paraId="77132BC7" w14:textId="77777777" w:rsidR="00AE12B0" w:rsidRDefault="00AE12B0" w:rsidP="00AE12B0">
            <w:pPr>
              <w:pStyle w:val="TF-CDIGO-FONTE"/>
            </w:pPr>
            <w:r>
              <w:t xml:space="preserve">      const </w:t>
            </w:r>
            <w:proofErr w:type="spellStart"/>
            <w:r>
              <w:t>incorrectOptions</w:t>
            </w:r>
            <w:proofErr w:type="spellEnd"/>
            <w:r>
              <w:t xml:space="preserve"> = </w:t>
            </w:r>
            <w:proofErr w:type="spellStart"/>
            <w:r>
              <w:t>otherOptions</w:t>
            </w:r>
            <w:proofErr w:type="spellEnd"/>
          </w:p>
          <w:p w14:paraId="358369A1" w14:textId="77777777" w:rsidR="00AE12B0" w:rsidRDefault="00AE12B0" w:rsidP="00AE12B0">
            <w:pPr>
              <w:pStyle w:val="TF-CDIGO-FONTE"/>
            </w:pPr>
            <w:r>
              <w:t xml:space="preserve">        </w:t>
            </w:r>
            <w:proofErr w:type="gramStart"/>
            <w:r>
              <w:t>.sort</w:t>
            </w:r>
            <w:proofErr w:type="gramEnd"/>
            <w:r>
              <w:t xml:space="preserve">(() =&gt; </w:t>
            </w:r>
            <w:proofErr w:type="spellStart"/>
            <w:r>
              <w:t>Math.random</w:t>
            </w:r>
            <w:proofErr w:type="spellEnd"/>
            <w:r>
              <w:t>() - 0.5)</w:t>
            </w:r>
          </w:p>
          <w:p w14:paraId="0D78148B" w14:textId="77777777" w:rsidR="00AE12B0" w:rsidRDefault="00AE12B0" w:rsidP="00AE12B0">
            <w:pPr>
              <w:pStyle w:val="TF-CDIGO-FONTE"/>
            </w:pPr>
            <w:r>
              <w:t xml:space="preserve">        </w:t>
            </w:r>
            <w:proofErr w:type="gramStart"/>
            <w:r>
              <w:t>.slice</w:t>
            </w:r>
            <w:proofErr w:type="gramEnd"/>
            <w:r>
              <w:t>(0, 3);</w:t>
            </w:r>
          </w:p>
          <w:p w14:paraId="52B8BDCF" w14:textId="77777777" w:rsidR="00AE12B0" w:rsidRDefault="00AE12B0" w:rsidP="00AE12B0">
            <w:pPr>
              <w:pStyle w:val="TF-CDIGO-FONTE"/>
            </w:pPr>
          </w:p>
          <w:p w14:paraId="14569993" w14:textId="77777777" w:rsidR="00AE12B0" w:rsidRDefault="00AE12B0" w:rsidP="00AE12B0">
            <w:pPr>
              <w:pStyle w:val="TF-CDIGO-FONTE"/>
            </w:pPr>
            <w:r>
              <w:t xml:space="preserve">      const </w:t>
            </w:r>
            <w:proofErr w:type="spellStart"/>
            <w:r>
              <w:t>allOptions</w:t>
            </w:r>
            <w:proofErr w:type="spellEnd"/>
            <w:r>
              <w:t xml:space="preserve"> = [</w:t>
            </w:r>
          </w:p>
          <w:p w14:paraId="594E5B0B" w14:textId="77777777" w:rsidR="00AE12B0" w:rsidRDefault="00AE12B0" w:rsidP="00AE12B0">
            <w:pPr>
              <w:pStyle w:val="TF-CDIGO-FONTE"/>
            </w:pPr>
            <w:r>
              <w:t xml:space="preserve">        ...</w:t>
            </w:r>
            <w:proofErr w:type="spellStart"/>
            <w:r>
              <w:t>incorrectOptions.map</w:t>
            </w:r>
            <w:proofErr w:type="spellEnd"/>
            <w:r>
              <w:t xml:space="preserve">((item) =&gt; </w:t>
            </w:r>
            <w:proofErr w:type="spellStart"/>
            <w:proofErr w:type="gramStart"/>
            <w:r>
              <w:t>item.nome</w:t>
            </w:r>
            <w:proofErr w:type="spellEnd"/>
            <w:proofErr w:type="gramEnd"/>
            <w:r>
              <w:t>),</w:t>
            </w:r>
          </w:p>
          <w:p w14:paraId="2E078924" w14:textId="77777777" w:rsidR="00AE12B0" w:rsidRDefault="00AE12B0" w:rsidP="00AE12B0">
            <w:pPr>
              <w:pStyle w:val="TF-CDIGO-FONTE"/>
            </w:pPr>
            <w:r>
              <w:t xml:space="preserve">        </w:t>
            </w:r>
            <w:proofErr w:type="spellStart"/>
            <w:r>
              <w:t>correctItem.nome</w:t>
            </w:r>
            <w:proofErr w:type="spellEnd"/>
            <w:r>
              <w:t>,</w:t>
            </w:r>
          </w:p>
          <w:p w14:paraId="7225033D" w14:textId="77777777" w:rsidR="00AE12B0" w:rsidRDefault="00AE12B0" w:rsidP="00AE12B0">
            <w:pPr>
              <w:pStyle w:val="TF-CDIGO-FONTE"/>
            </w:pPr>
            <w:r>
              <w:t xml:space="preserve">      </w:t>
            </w:r>
            <w:proofErr w:type="gramStart"/>
            <w:r>
              <w:t>].sort</w:t>
            </w:r>
            <w:proofErr w:type="gramEnd"/>
            <w:r>
              <w:t xml:space="preserve">(() =&gt; </w:t>
            </w:r>
            <w:proofErr w:type="spellStart"/>
            <w:r>
              <w:t>Math.random</w:t>
            </w:r>
            <w:proofErr w:type="spellEnd"/>
            <w:r>
              <w:t>() - 0.5);</w:t>
            </w:r>
          </w:p>
          <w:p w14:paraId="10FA4136" w14:textId="77777777" w:rsidR="00AE12B0" w:rsidRDefault="00AE12B0" w:rsidP="00AE12B0">
            <w:pPr>
              <w:pStyle w:val="TF-CDIGO-FONTE"/>
            </w:pPr>
          </w:p>
          <w:p w14:paraId="6BA46671" w14:textId="77777777" w:rsidR="00AE12B0" w:rsidRDefault="00AE12B0" w:rsidP="00AE12B0">
            <w:pPr>
              <w:pStyle w:val="TF-CDIGO-FONTE"/>
            </w:pPr>
            <w:r>
              <w:t xml:space="preserve">      </w:t>
            </w:r>
            <w:proofErr w:type="spellStart"/>
            <w:r>
              <w:t>setOptions</w:t>
            </w:r>
            <w:proofErr w:type="spellEnd"/>
            <w:r>
              <w:t>(</w:t>
            </w:r>
            <w:proofErr w:type="spellStart"/>
            <w:r>
              <w:t>allOptions</w:t>
            </w:r>
            <w:proofErr w:type="spellEnd"/>
            <w:proofErr w:type="gramStart"/>
            <w:r>
              <w:t>);</w:t>
            </w:r>
            <w:proofErr w:type="gramEnd"/>
          </w:p>
          <w:p w14:paraId="1CFAF53D" w14:textId="77777777" w:rsidR="00AE12B0" w:rsidRPr="00B02815" w:rsidRDefault="00AE12B0" w:rsidP="00AE12B0">
            <w:pPr>
              <w:pStyle w:val="TF-CDIGO-FONTE"/>
              <w:rPr>
                <w:lang w:val="pt-BR"/>
              </w:rPr>
            </w:pPr>
            <w:r>
              <w:t xml:space="preserve">      </w:t>
            </w:r>
            <w:proofErr w:type="spellStart"/>
            <w:proofErr w:type="gramStart"/>
            <w:r w:rsidRPr="00B02815">
              <w:rPr>
                <w:lang w:val="pt-BR"/>
              </w:rPr>
              <w:t>setDescription</w:t>
            </w:r>
            <w:proofErr w:type="spellEnd"/>
            <w:r w:rsidRPr="00B02815">
              <w:rPr>
                <w:lang w:val="pt-BR"/>
              </w:rPr>
              <w:t>(</w:t>
            </w:r>
            <w:proofErr w:type="spellStart"/>
            <w:proofErr w:type="gramEnd"/>
            <w:r w:rsidRPr="00B02815">
              <w:rPr>
                <w:lang w:val="pt-BR"/>
              </w:rPr>
              <w:t>correctItem.descricaoCurta</w:t>
            </w:r>
            <w:proofErr w:type="spellEnd"/>
            <w:r w:rsidRPr="00B02815">
              <w:rPr>
                <w:lang w:val="pt-BR"/>
              </w:rPr>
              <w:t xml:space="preserve"> || "Descrição indisponível");</w:t>
            </w:r>
          </w:p>
          <w:p w14:paraId="3F96E6DA" w14:textId="109A2516" w:rsidR="00AE12B0" w:rsidRPr="00B02815" w:rsidRDefault="00AE12B0" w:rsidP="00AE12B0">
            <w:pPr>
              <w:pStyle w:val="TF-CDIGO-FONTE"/>
              <w:rPr>
                <w:lang w:val="pt-BR"/>
              </w:rPr>
            </w:pPr>
            <w:r w:rsidRPr="00B02815">
              <w:rPr>
                <w:lang w:val="pt-BR"/>
              </w:rPr>
              <w:t xml:space="preserve">    </w:t>
            </w:r>
          </w:p>
        </w:tc>
      </w:tr>
    </w:tbl>
    <w:p w14:paraId="327C3C52" w14:textId="7357C2B3" w:rsidR="00544679" w:rsidRDefault="00544679" w:rsidP="00AE12B0">
      <w:pPr>
        <w:pStyle w:val="TF-FONTE"/>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Change w:id="347" w:author="Dalton Solano dos Reis" w:date="2024-12-07T09:58:00Z" w16du:dateUtc="2024-12-07T12:58: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PrChange>
      </w:tblPr>
      <w:tblGrid>
        <w:gridCol w:w="9918"/>
        <w:tblGridChange w:id="348">
          <w:tblGrid>
            <w:gridCol w:w="6150"/>
            <w:gridCol w:w="3768"/>
          </w:tblGrid>
        </w:tblGridChange>
      </w:tblGrid>
      <w:tr w:rsidR="00AE12B0" w:rsidRPr="00A350D7" w14:paraId="419E4358" w14:textId="77777777" w:rsidTr="00C400E4">
        <w:trPr>
          <w:jc w:val="center"/>
          <w:trPrChange w:id="349" w:author="Dalton Solano dos Reis" w:date="2024-12-07T09:58:00Z" w16du:dateUtc="2024-12-07T12:58:00Z">
            <w:trPr>
              <w:gridAfter w:val="0"/>
              <w:jc w:val="center"/>
            </w:trPr>
          </w:trPrChange>
        </w:trPr>
        <w:tc>
          <w:tcPr>
            <w:tcW w:w="9918" w:type="dxa"/>
            <w:tcPrChange w:id="350" w:author="Dalton Solano dos Reis" w:date="2024-12-07T09:58:00Z" w16du:dateUtc="2024-12-07T12:58:00Z">
              <w:tcPr>
                <w:tcW w:w="6150" w:type="dxa"/>
              </w:tcPr>
            </w:tcPrChange>
          </w:tcPr>
          <w:p w14:paraId="48908747" w14:textId="77777777" w:rsidR="00AE12B0" w:rsidRPr="00AE12B0" w:rsidRDefault="00AE12B0" w:rsidP="00AE12B0">
            <w:pPr>
              <w:pStyle w:val="TF-CDIGO-FONTE"/>
            </w:pPr>
            <w:r w:rsidRPr="00AE12B0">
              <w:lastRenderedPageBreak/>
              <w:t>} else {</w:t>
            </w:r>
          </w:p>
          <w:p w14:paraId="6BA283C2" w14:textId="77777777" w:rsidR="00AE12B0" w:rsidRPr="00B02815" w:rsidRDefault="00AE12B0" w:rsidP="00AE12B0">
            <w:pPr>
              <w:pStyle w:val="TF-CDIGO-FONTE"/>
              <w:rPr>
                <w:lang w:val="pt-BR"/>
              </w:rPr>
            </w:pPr>
            <w:r w:rsidRPr="00AE12B0">
              <w:t xml:space="preserve">      </w:t>
            </w:r>
            <w:proofErr w:type="spellStart"/>
            <w:proofErr w:type="gramStart"/>
            <w:r w:rsidRPr="00B02815">
              <w:rPr>
                <w:lang w:val="pt-BR"/>
              </w:rPr>
              <w:t>setOptions</w:t>
            </w:r>
            <w:proofErr w:type="spellEnd"/>
            <w:r w:rsidRPr="00B02815">
              <w:rPr>
                <w:lang w:val="pt-BR"/>
              </w:rPr>
              <w:t>(</w:t>
            </w:r>
            <w:proofErr w:type="gramEnd"/>
            <w:r w:rsidRPr="00B02815">
              <w:rPr>
                <w:lang w:val="pt-BR"/>
              </w:rPr>
              <w:t>[]);</w:t>
            </w:r>
          </w:p>
          <w:p w14:paraId="54A5A8EE" w14:textId="77777777" w:rsidR="00AE12B0" w:rsidRPr="00AE12B0" w:rsidRDefault="00AE12B0" w:rsidP="00AE12B0">
            <w:pPr>
              <w:pStyle w:val="TF-CDIGO-FONTE"/>
            </w:pPr>
            <w:r w:rsidRPr="00B02815">
              <w:rPr>
                <w:lang w:val="pt-BR"/>
              </w:rPr>
              <w:t xml:space="preserve">      </w:t>
            </w:r>
            <w:proofErr w:type="spellStart"/>
            <w:proofErr w:type="gramStart"/>
            <w:r w:rsidRPr="00B02815">
              <w:rPr>
                <w:lang w:val="pt-BR"/>
              </w:rPr>
              <w:t>setDescription</w:t>
            </w:r>
            <w:proofErr w:type="spellEnd"/>
            <w:r w:rsidRPr="00B02815">
              <w:rPr>
                <w:lang w:val="pt-BR"/>
              </w:rPr>
              <w:t>(</w:t>
            </w:r>
            <w:proofErr w:type="gramEnd"/>
            <w:r w:rsidRPr="00B02815">
              <w:rPr>
                <w:lang w:val="pt-BR"/>
              </w:rPr>
              <w:t xml:space="preserve">"Não foi possível carregar a pergunta. </w:t>
            </w:r>
            <w:proofErr w:type="spellStart"/>
            <w:r w:rsidRPr="00AE12B0">
              <w:t>Tente</w:t>
            </w:r>
            <w:proofErr w:type="spellEnd"/>
            <w:r w:rsidRPr="00AE12B0">
              <w:t xml:space="preserve"> </w:t>
            </w:r>
            <w:proofErr w:type="spellStart"/>
            <w:r w:rsidRPr="00AE12B0">
              <w:t>novamente</w:t>
            </w:r>
            <w:proofErr w:type="spellEnd"/>
            <w:r w:rsidRPr="00AE12B0">
              <w:t>."</w:t>
            </w:r>
            <w:proofErr w:type="gramStart"/>
            <w:r w:rsidRPr="00AE12B0">
              <w:t>);</w:t>
            </w:r>
            <w:proofErr w:type="gramEnd"/>
          </w:p>
          <w:p w14:paraId="724E8B40" w14:textId="77777777" w:rsidR="00AE12B0" w:rsidRPr="00AE12B0" w:rsidRDefault="00AE12B0" w:rsidP="00AE12B0">
            <w:pPr>
              <w:pStyle w:val="TF-CDIGO-FONTE"/>
            </w:pPr>
            <w:r w:rsidRPr="00AE12B0">
              <w:t xml:space="preserve">    }</w:t>
            </w:r>
          </w:p>
          <w:p w14:paraId="4A40F974" w14:textId="77777777" w:rsidR="00AE12B0" w:rsidRPr="00AE12B0" w:rsidRDefault="00AE12B0" w:rsidP="00AE12B0">
            <w:pPr>
              <w:pStyle w:val="TF-CDIGO-FONTE"/>
            </w:pPr>
          </w:p>
          <w:p w14:paraId="39AEC3DD" w14:textId="77777777" w:rsidR="00AE12B0" w:rsidRPr="00AE12B0" w:rsidRDefault="00AE12B0" w:rsidP="00AE12B0">
            <w:pPr>
              <w:pStyle w:val="TF-CDIGO-FONTE"/>
            </w:pPr>
            <w:r w:rsidRPr="00AE12B0">
              <w:t xml:space="preserve">    </w:t>
            </w:r>
            <w:proofErr w:type="spellStart"/>
            <w:r w:rsidRPr="00AE12B0">
              <w:t>setLoading</w:t>
            </w:r>
            <w:proofErr w:type="spellEnd"/>
            <w:r w:rsidRPr="00AE12B0">
              <w:t>(false</w:t>
            </w:r>
            <w:proofErr w:type="gramStart"/>
            <w:r w:rsidRPr="00AE12B0">
              <w:t>);</w:t>
            </w:r>
            <w:proofErr w:type="gramEnd"/>
          </w:p>
          <w:p w14:paraId="77924642" w14:textId="009CBE45" w:rsidR="00AE12B0" w:rsidRPr="005C7541" w:rsidRDefault="00AE12B0" w:rsidP="00AE12B0">
            <w:pPr>
              <w:pStyle w:val="TF-CDIGO-FONTE"/>
            </w:pPr>
            <w:r w:rsidRPr="00AE12B0">
              <w:rPr>
                <w:lang w:val="pt-BR"/>
              </w:rPr>
              <w:t xml:space="preserve">  };</w:t>
            </w:r>
          </w:p>
        </w:tc>
      </w:tr>
    </w:tbl>
    <w:p w14:paraId="63579B81" w14:textId="6842759F" w:rsidR="00AE12B0" w:rsidRDefault="00AE12B0" w:rsidP="00AE12B0">
      <w:pPr>
        <w:pStyle w:val="TF-FONTE"/>
      </w:pPr>
      <w:r>
        <w:t>Fonte: elaborada pelos autores (2024).</w:t>
      </w:r>
    </w:p>
    <w:p w14:paraId="25AD0254" w14:textId="725FE978" w:rsidR="00AE12B0" w:rsidRDefault="00AE12B0" w:rsidP="00AE12B0">
      <w:pPr>
        <w:pStyle w:val="TF-TEXTO"/>
      </w:pPr>
      <w:r>
        <w:t xml:space="preserve">Por último, </w:t>
      </w:r>
      <w:del w:id="351" w:author="Dalton Solano dos Reis" w:date="2024-12-07T10:00:00Z" w16du:dateUtc="2024-12-07T13:00:00Z">
        <w:r w:rsidDel="00C400E4">
          <w:delText xml:space="preserve">acreditamos ser interessante </w:delText>
        </w:r>
        <w:r w:rsidR="00876393" w:rsidDel="00C400E4">
          <w:delText xml:space="preserve">exibir uma função essencial para </w:delText>
        </w:r>
      </w:del>
      <w:ins w:id="352" w:author="Dalton Solano dos Reis" w:date="2024-12-07T10:00:00Z" w16du:dateUtc="2024-12-07T13:00:00Z">
        <w:r w:rsidR="00C400E4">
          <w:t xml:space="preserve">se tem </w:t>
        </w:r>
      </w:ins>
      <w:r w:rsidR="00876393">
        <w:t xml:space="preserve">a tela de </w:t>
      </w:r>
      <w:r w:rsidR="00876393" w:rsidRPr="00876393">
        <w:rPr>
          <w:rStyle w:val="TF-COURIER10"/>
        </w:rPr>
        <w:t>detalhes da peça</w:t>
      </w:r>
      <w:del w:id="353" w:author="Dalton Solano dos Reis" w:date="2024-12-07T10:00:00Z" w16du:dateUtc="2024-12-07T13:00:00Z">
        <w:r w:rsidR="00876393" w:rsidDel="00C400E4">
          <w:delText xml:space="preserve">, </w:delText>
        </w:r>
      </w:del>
      <w:ins w:id="354" w:author="Dalton Solano dos Reis" w:date="2024-12-07T10:00:00Z" w16du:dateUtc="2024-12-07T13:00:00Z">
        <w:r w:rsidR="00C400E4">
          <w:t xml:space="preserve"> </w:t>
        </w:r>
      </w:ins>
      <w:r w:rsidR="00876393">
        <w:t xml:space="preserve">reproduzida através do </w:t>
      </w:r>
      <w:r w:rsidR="00876393">
        <w:fldChar w:fldCharType="begin"/>
      </w:r>
      <w:r w:rsidR="00876393">
        <w:instrText xml:space="preserve"> REF _Ref184119145 \h </w:instrText>
      </w:r>
      <w:r w:rsidR="00876393">
        <w:fldChar w:fldCharType="separate"/>
      </w:r>
      <w:r w:rsidR="00876393">
        <w:t xml:space="preserve">Quadro </w:t>
      </w:r>
      <w:r w:rsidR="00876393">
        <w:rPr>
          <w:noProof/>
        </w:rPr>
        <w:t>8</w:t>
      </w:r>
      <w:r w:rsidR="00876393">
        <w:fldChar w:fldCharType="end"/>
      </w:r>
      <w:r w:rsidR="00876393">
        <w:t xml:space="preserve">, </w:t>
      </w:r>
      <w:del w:id="355" w:author="Dalton Solano dos Reis" w:date="2024-12-07T10:00:00Z" w16du:dateUtc="2024-12-07T13:00:00Z">
        <w:r w:rsidR="00876393" w:rsidDel="00C400E4">
          <w:delText>no</w:delText>
        </w:r>
        <w:r w:rsidR="007433CD" w:rsidDel="00C400E4">
          <w:delText>s</w:delText>
        </w:r>
        <w:r w:rsidR="00876393" w:rsidDel="00C400E4">
          <w:delText xml:space="preserve"> </w:delText>
        </w:r>
      </w:del>
      <w:ins w:id="356" w:author="Dalton Solano dos Reis" w:date="2024-12-07T10:00:00Z" w16du:dateUtc="2024-12-07T13:00:00Z">
        <w:r w:rsidR="00C400E4">
          <w:t>que</w:t>
        </w:r>
        <w:r w:rsidR="00C400E4">
          <w:t xml:space="preserve"> </w:t>
        </w:r>
      </w:ins>
      <w:r w:rsidR="00876393" w:rsidRPr="00876393">
        <w:t>fornece</w:t>
      </w:r>
      <w:del w:id="357" w:author="Dalton Solano dos Reis" w:date="2024-12-07T10:00:00Z" w16du:dateUtc="2024-12-07T13:00:00Z">
        <w:r w:rsidR="00876393" w:rsidRPr="00876393" w:rsidDel="00C400E4">
          <w:delText>ndo</w:delText>
        </w:r>
      </w:del>
      <w:r w:rsidR="00876393" w:rsidRPr="00876393">
        <w:t xml:space="preserve"> informações completas sobre cada item. Ao buscar os dados no </w:t>
      </w:r>
      <w:proofErr w:type="spellStart"/>
      <w:r w:rsidR="00876393" w:rsidRPr="00876393">
        <w:t>Firestore</w:t>
      </w:r>
      <w:proofErr w:type="spellEnd"/>
      <w:r w:rsidR="00876393" w:rsidRPr="00876393">
        <w:t>, ela garante que as informações exibidas ao usuário estejam atualizadas e organizadas.</w:t>
      </w:r>
    </w:p>
    <w:p w14:paraId="74B66DFA" w14:textId="1DEFBF6B" w:rsidR="00876393" w:rsidRDefault="00876393" w:rsidP="00876393">
      <w:pPr>
        <w:pStyle w:val="TF-LEGENDA"/>
      </w:pPr>
      <w:bookmarkStart w:id="358" w:name="_Ref184119145"/>
      <w:r>
        <w:t xml:space="preserve">Quadro </w:t>
      </w:r>
      <w:fldSimple w:instr=" SEQ Quadro \* ARABIC ">
        <w:r>
          <w:rPr>
            <w:noProof/>
          </w:rPr>
          <w:t>8</w:t>
        </w:r>
      </w:fldSimple>
      <w:bookmarkEnd w:id="358"/>
      <w:r>
        <w:t xml:space="preserve"> – Tela de detalhes do item</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Change w:id="359" w:author="Dalton Solano dos Reis" w:date="2024-12-07T10:01:00Z" w16du:dateUtc="2024-12-07T13:01: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PrChange>
      </w:tblPr>
      <w:tblGrid>
        <w:gridCol w:w="9067"/>
        <w:tblGridChange w:id="360">
          <w:tblGrid>
            <w:gridCol w:w="6337"/>
            <w:gridCol w:w="2730"/>
          </w:tblGrid>
        </w:tblGridChange>
      </w:tblGrid>
      <w:tr w:rsidR="00876393" w:rsidRPr="00A350D7" w14:paraId="11CAE0F8" w14:textId="77777777" w:rsidTr="00C400E4">
        <w:trPr>
          <w:jc w:val="center"/>
          <w:trPrChange w:id="361" w:author="Dalton Solano dos Reis" w:date="2024-12-07T10:01:00Z" w16du:dateUtc="2024-12-07T13:01:00Z">
            <w:trPr>
              <w:gridAfter w:val="0"/>
              <w:jc w:val="center"/>
            </w:trPr>
          </w:trPrChange>
        </w:trPr>
        <w:tc>
          <w:tcPr>
            <w:tcW w:w="9067" w:type="dxa"/>
            <w:tcPrChange w:id="362" w:author="Dalton Solano dos Reis" w:date="2024-12-07T10:01:00Z" w16du:dateUtc="2024-12-07T13:01:00Z">
              <w:tcPr>
                <w:tcW w:w="6150" w:type="dxa"/>
              </w:tcPr>
            </w:tcPrChange>
          </w:tcPr>
          <w:p w14:paraId="704E3234" w14:textId="77777777" w:rsidR="00876393" w:rsidRDefault="00876393" w:rsidP="00876393">
            <w:pPr>
              <w:pStyle w:val="TF-CDIGO-FONTE"/>
            </w:pPr>
            <w:r>
              <w:t xml:space="preserve">const </w:t>
            </w:r>
            <w:proofErr w:type="spellStart"/>
            <w:r>
              <w:t>fetchItemData</w:t>
            </w:r>
            <w:proofErr w:type="spellEnd"/>
            <w:r>
              <w:t xml:space="preserve"> = async () =&gt; {</w:t>
            </w:r>
          </w:p>
          <w:p w14:paraId="02E8F373" w14:textId="77777777" w:rsidR="00876393" w:rsidRDefault="00876393" w:rsidP="00876393">
            <w:pPr>
              <w:pStyle w:val="TF-CDIGO-FONTE"/>
            </w:pPr>
            <w:r>
              <w:t xml:space="preserve">      try {</w:t>
            </w:r>
          </w:p>
          <w:p w14:paraId="3DD02E50" w14:textId="77777777" w:rsidR="00876393" w:rsidRPr="00B02815" w:rsidRDefault="00876393" w:rsidP="00876393">
            <w:pPr>
              <w:pStyle w:val="TF-CDIGO-FONTE"/>
              <w:rPr>
                <w:lang w:val="pt-BR"/>
              </w:rPr>
            </w:pPr>
            <w:r>
              <w:t xml:space="preserve">        </w:t>
            </w:r>
            <w:proofErr w:type="gramStart"/>
            <w:r w:rsidRPr="00B02815">
              <w:rPr>
                <w:lang w:val="pt-BR"/>
              </w:rPr>
              <w:t>console.log(</w:t>
            </w:r>
            <w:proofErr w:type="gramEnd"/>
            <w:r w:rsidRPr="00B02815">
              <w:rPr>
                <w:lang w:val="pt-BR"/>
              </w:rPr>
              <w:t>`Buscando item ${</w:t>
            </w:r>
            <w:proofErr w:type="spellStart"/>
            <w:r w:rsidRPr="00B02815">
              <w:rPr>
                <w:lang w:val="pt-BR"/>
              </w:rPr>
              <w:t>itemId</w:t>
            </w:r>
            <w:proofErr w:type="spellEnd"/>
            <w:r w:rsidRPr="00B02815">
              <w:rPr>
                <w:lang w:val="pt-BR"/>
              </w:rPr>
              <w:t>} na coleção ${</w:t>
            </w:r>
            <w:proofErr w:type="spellStart"/>
            <w:r w:rsidRPr="00B02815">
              <w:rPr>
                <w:lang w:val="pt-BR"/>
              </w:rPr>
              <w:t>collection</w:t>
            </w:r>
            <w:proofErr w:type="spellEnd"/>
            <w:r w:rsidRPr="00B02815">
              <w:rPr>
                <w:lang w:val="pt-BR"/>
              </w:rPr>
              <w:t>}`);</w:t>
            </w:r>
          </w:p>
          <w:p w14:paraId="768D7AFE" w14:textId="77777777" w:rsidR="00876393" w:rsidRPr="00B02815" w:rsidRDefault="00876393" w:rsidP="00876393">
            <w:pPr>
              <w:pStyle w:val="TF-CDIGO-FONTE"/>
              <w:rPr>
                <w:lang w:val="pt-BR"/>
              </w:rPr>
            </w:pPr>
          </w:p>
          <w:p w14:paraId="2CB46181" w14:textId="77777777" w:rsidR="00876393" w:rsidRDefault="00876393" w:rsidP="00876393">
            <w:pPr>
              <w:pStyle w:val="TF-CDIGO-FONTE"/>
            </w:pPr>
            <w:r w:rsidRPr="00B02815">
              <w:rPr>
                <w:lang w:val="pt-BR"/>
              </w:rPr>
              <w:t xml:space="preserve">        </w:t>
            </w:r>
            <w:r>
              <w:t xml:space="preserve">const doc = await </w:t>
            </w:r>
            <w:proofErr w:type="spellStart"/>
            <w:proofErr w:type="gramStart"/>
            <w:r>
              <w:t>firestore.collection</w:t>
            </w:r>
            <w:proofErr w:type="spellEnd"/>
            <w:proofErr w:type="gramEnd"/>
            <w:r>
              <w:t>(collection).doc(</w:t>
            </w:r>
            <w:proofErr w:type="spellStart"/>
            <w:r>
              <w:t>itemId</w:t>
            </w:r>
            <w:proofErr w:type="spellEnd"/>
            <w:r>
              <w:t>).get();</w:t>
            </w:r>
          </w:p>
          <w:p w14:paraId="1F0D55D3" w14:textId="77777777" w:rsidR="00876393" w:rsidRDefault="00876393" w:rsidP="00876393">
            <w:pPr>
              <w:pStyle w:val="TF-CDIGO-FONTE"/>
            </w:pPr>
          </w:p>
          <w:p w14:paraId="5DA24FD3" w14:textId="77777777" w:rsidR="00876393" w:rsidRDefault="00876393" w:rsidP="00876393">
            <w:pPr>
              <w:pStyle w:val="TF-CDIGO-FONTE"/>
            </w:pPr>
            <w:r>
              <w:t xml:space="preserve">        if (</w:t>
            </w:r>
            <w:proofErr w:type="spellStart"/>
            <w:proofErr w:type="gramStart"/>
            <w:r>
              <w:t>doc.exists</w:t>
            </w:r>
            <w:proofErr w:type="spellEnd"/>
            <w:proofErr w:type="gramEnd"/>
            <w:r>
              <w:t>) {</w:t>
            </w:r>
          </w:p>
          <w:p w14:paraId="36DD3921" w14:textId="77777777" w:rsidR="00876393" w:rsidRDefault="00876393" w:rsidP="00876393">
            <w:pPr>
              <w:pStyle w:val="TF-CDIGO-FONTE"/>
            </w:pPr>
            <w:r>
              <w:t xml:space="preserve">          const data = </w:t>
            </w:r>
            <w:proofErr w:type="spellStart"/>
            <w:r>
              <w:t>doc.</w:t>
            </w:r>
            <w:proofErr w:type="gramStart"/>
            <w:r>
              <w:t>data</w:t>
            </w:r>
            <w:proofErr w:type="spellEnd"/>
            <w:r>
              <w:t>(</w:t>
            </w:r>
            <w:proofErr w:type="gramEnd"/>
            <w:r>
              <w:t>);</w:t>
            </w:r>
          </w:p>
          <w:p w14:paraId="5FE57AE8" w14:textId="77777777" w:rsidR="00876393" w:rsidRPr="00B02815" w:rsidRDefault="00876393" w:rsidP="00876393">
            <w:pPr>
              <w:pStyle w:val="TF-CDIGO-FONTE"/>
              <w:rPr>
                <w:lang w:val="pt-BR"/>
              </w:rPr>
            </w:pPr>
            <w:r>
              <w:t xml:space="preserve">          </w:t>
            </w:r>
            <w:proofErr w:type="gramStart"/>
            <w:r w:rsidRPr="00B02815">
              <w:rPr>
                <w:lang w:val="pt-BR"/>
              </w:rPr>
              <w:t>console.log(</w:t>
            </w:r>
            <w:proofErr w:type="gramEnd"/>
            <w:r w:rsidRPr="00B02815">
              <w:rPr>
                <w:lang w:val="pt-BR"/>
              </w:rPr>
              <w:t xml:space="preserve">"Dados do </w:t>
            </w:r>
            <w:proofErr w:type="spellStart"/>
            <w:r w:rsidRPr="00B02815">
              <w:rPr>
                <w:lang w:val="pt-BR"/>
              </w:rPr>
              <w:t>Firestore</w:t>
            </w:r>
            <w:proofErr w:type="spellEnd"/>
            <w:r w:rsidRPr="00B02815">
              <w:rPr>
                <w:lang w:val="pt-BR"/>
              </w:rPr>
              <w:t>:", data);</w:t>
            </w:r>
          </w:p>
          <w:p w14:paraId="01A900E9" w14:textId="77777777" w:rsidR="00876393" w:rsidRPr="00B02815" w:rsidRDefault="00876393" w:rsidP="00876393">
            <w:pPr>
              <w:pStyle w:val="TF-CDIGO-FONTE"/>
              <w:rPr>
                <w:lang w:val="pt-BR"/>
              </w:rPr>
            </w:pPr>
          </w:p>
          <w:p w14:paraId="4B9489F7" w14:textId="77777777" w:rsidR="00876393" w:rsidRDefault="00876393" w:rsidP="00876393">
            <w:pPr>
              <w:pStyle w:val="TF-CDIGO-FONTE"/>
            </w:pPr>
            <w:r w:rsidRPr="00B02815">
              <w:rPr>
                <w:lang w:val="pt-BR"/>
              </w:rPr>
              <w:t xml:space="preserve">          </w:t>
            </w:r>
            <w:r>
              <w:t>if (data) {</w:t>
            </w:r>
          </w:p>
          <w:p w14:paraId="1C7D9FBA" w14:textId="77777777" w:rsidR="00876393" w:rsidRPr="00B02815" w:rsidRDefault="00876393" w:rsidP="00876393">
            <w:pPr>
              <w:pStyle w:val="TF-CDIGO-FONTE"/>
              <w:rPr>
                <w:lang w:val="pt-BR"/>
              </w:rPr>
            </w:pPr>
            <w:r>
              <w:t xml:space="preserve">            </w:t>
            </w:r>
            <w:proofErr w:type="spellStart"/>
            <w:proofErr w:type="gramStart"/>
            <w:r w:rsidRPr="00B02815">
              <w:rPr>
                <w:lang w:val="pt-BR"/>
              </w:rPr>
              <w:t>setItemData</w:t>
            </w:r>
            <w:proofErr w:type="spellEnd"/>
            <w:r w:rsidRPr="00B02815">
              <w:rPr>
                <w:lang w:val="pt-BR"/>
              </w:rPr>
              <w:t>(</w:t>
            </w:r>
            <w:proofErr w:type="gramEnd"/>
            <w:r w:rsidRPr="00B02815">
              <w:rPr>
                <w:lang w:val="pt-BR"/>
              </w:rPr>
              <w:t>{</w:t>
            </w:r>
          </w:p>
          <w:p w14:paraId="1A655D18" w14:textId="77777777" w:rsidR="00876393" w:rsidRPr="00B02815" w:rsidRDefault="00876393" w:rsidP="00876393">
            <w:pPr>
              <w:pStyle w:val="TF-CDIGO-FONTE"/>
              <w:rPr>
                <w:lang w:val="pt-BR"/>
              </w:rPr>
            </w:pPr>
            <w:r w:rsidRPr="00B02815">
              <w:rPr>
                <w:lang w:val="pt-BR"/>
              </w:rPr>
              <w:t xml:space="preserve">              nome: </w:t>
            </w:r>
            <w:proofErr w:type="spellStart"/>
            <w:proofErr w:type="gramStart"/>
            <w:r w:rsidRPr="00B02815">
              <w:rPr>
                <w:lang w:val="pt-BR"/>
              </w:rPr>
              <w:t>data.nome</w:t>
            </w:r>
            <w:proofErr w:type="spellEnd"/>
            <w:proofErr w:type="gramEnd"/>
            <w:r w:rsidRPr="00B02815">
              <w:rPr>
                <w:lang w:val="pt-BR"/>
              </w:rPr>
              <w:t xml:space="preserve"> || 'Nome não disponível',</w:t>
            </w:r>
          </w:p>
          <w:p w14:paraId="3DB10FE0" w14:textId="77777777" w:rsidR="00876393" w:rsidRDefault="00876393" w:rsidP="00876393">
            <w:pPr>
              <w:pStyle w:val="TF-CDIGO-FONTE"/>
            </w:pPr>
            <w:r w:rsidRPr="00B02815">
              <w:rPr>
                <w:lang w:val="pt-BR"/>
              </w:rPr>
              <w:t xml:space="preserve">              </w:t>
            </w:r>
            <w:proofErr w:type="spellStart"/>
            <w:r>
              <w:t>ano</w:t>
            </w:r>
            <w:proofErr w:type="spellEnd"/>
            <w:r>
              <w:t>: data.ano || null,</w:t>
            </w:r>
          </w:p>
          <w:p w14:paraId="4CBADA05" w14:textId="77777777" w:rsidR="00876393" w:rsidRPr="00B02815" w:rsidRDefault="00876393" w:rsidP="00876393">
            <w:pPr>
              <w:pStyle w:val="TF-CDIGO-FONTE"/>
              <w:rPr>
                <w:lang w:val="pt-BR"/>
              </w:rPr>
            </w:pPr>
            <w:r>
              <w:t xml:space="preserve">              </w:t>
            </w:r>
            <w:r w:rsidRPr="00B02815">
              <w:rPr>
                <w:lang w:val="pt-BR"/>
              </w:rPr>
              <w:t xml:space="preserve">fabricante: </w:t>
            </w:r>
            <w:proofErr w:type="spellStart"/>
            <w:proofErr w:type="gramStart"/>
            <w:r w:rsidRPr="00B02815">
              <w:rPr>
                <w:lang w:val="pt-BR"/>
              </w:rPr>
              <w:t>data.fabricante</w:t>
            </w:r>
            <w:proofErr w:type="spellEnd"/>
            <w:proofErr w:type="gramEnd"/>
            <w:r w:rsidRPr="00B02815">
              <w:rPr>
                <w:lang w:val="pt-BR"/>
              </w:rPr>
              <w:t xml:space="preserve"> || 'Fabricante não disponível',</w:t>
            </w:r>
          </w:p>
          <w:p w14:paraId="374ABCE5" w14:textId="77777777" w:rsidR="00876393" w:rsidRPr="00B02815" w:rsidRDefault="00876393" w:rsidP="00876393">
            <w:pPr>
              <w:pStyle w:val="TF-CDIGO-FONTE"/>
              <w:rPr>
                <w:lang w:val="pt-BR"/>
              </w:rPr>
            </w:pPr>
            <w:r w:rsidRPr="00B02815">
              <w:rPr>
                <w:lang w:val="pt-BR"/>
              </w:rPr>
              <w:t xml:space="preserve">              </w:t>
            </w:r>
            <w:proofErr w:type="spellStart"/>
            <w:r w:rsidRPr="00B02815">
              <w:rPr>
                <w:lang w:val="pt-BR"/>
              </w:rPr>
              <w:t>descricaoCurta</w:t>
            </w:r>
            <w:proofErr w:type="spellEnd"/>
            <w:r w:rsidRPr="00B02815">
              <w:rPr>
                <w:lang w:val="pt-BR"/>
              </w:rPr>
              <w:t xml:space="preserve">: </w:t>
            </w:r>
            <w:proofErr w:type="spellStart"/>
            <w:proofErr w:type="gramStart"/>
            <w:r w:rsidRPr="00B02815">
              <w:rPr>
                <w:lang w:val="pt-BR"/>
              </w:rPr>
              <w:t>data.descricaoCurta</w:t>
            </w:r>
            <w:proofErr w:type="spellEnd"/>
            <w:proofErr w:type="gramEnd"/>
            <w:r w:rsidRPr="00B02815">
              <w:rPr>
                <w:lang w:val="pt-BR"/>
              </w:rPr>
              <w:t xml:space="preserve"> || 'Descrição não disponível',</w:t>
            </w:r>
          </w:p>
          <w:p w14:paraId="493D772E" w14:textId="77777777" w:rsidR="00876393" w:rsidRPr="00B02815" w:rsidRDefault="00876393" w:rsidP="00876393">
            <w:pPr>
              <w:pStyle w:val="TF-CDIGO-FONTE"/>
              <w:rPr>
                <w:lang w:val="pt-BR"/>
              </w:rPr>
            </w:pPr>
            <w:r w:rsidRPr="00B02815">
              <w:rPr>
                <w:lang w:val="pt-BR"/>
              </w:rPr>
              <w:t xml:space="preserve">              imagem: </w:t>
            </w:r>
            <w:proofErr w:type="spellStart"/>
            <w:proofErr w:type="gramStart"/>
            <w:r w:rsidRPr="00B02815">
              <w:rPr>
                <w:lang w:val="pt-BR"/>
              </w:rPr>
              <w:t>data.imagem</w:t>
            </w:r>
            <w:proofErr w:type="spellEnd"/>
            <w:proofErr w:type="gramEnd"/>
            <w:r w:rsidRPr="00B02815">
              <w:rPr>
                <w:lang w:val="pt-BR"/>
              </w:rPr>
              <w:t xml:space="preserve"> || '',</w:t>
            </w:r>
          </w:p>
          <w:p w14:paraId="5611FF52" w14:textId="77777777" w:rsidR="00876393" w:rsidRPr="00B02815" w:rsidRDefault="00876393" w:rsidP="00876393">
            <w:pPr>
              <w:pStyle w:val="TF-CDIGO-FONTE"/>
              <w:rPr>
                <w:lang w:val="pt-BR"/>
              </w:rPr>
            </w:pPr>
            <w:r w:rsidRPr="00B02815">
              <w:rPr>
                <w:lang w:val="pt-BR"/>
              </w:rPr>
              <w:t xml:space="preserve">              curiosidade: </w:t>
            </w:r>
            <w:proofErr w:type="spellStart"/>
            <w:proofErr w:type="gramStart"/>
            <w:r w:rsidRPr="00B02815">
              <w:rPr>
                <w:lang w:val="pt-BR"/>
              </w:rPr>
              <w:t>data.curiosidade</w:t>
            </w:r>
            <w:proofErr w:type="spellEnd"/>
            <w:proofErr w:type="gramEnd"/>
            <w:r w:rsidRPr="00B02815">
              <w:rPr>
                <w:lang w:val="pt-BR"/>
              </w:rPr>
              <w:t xml:space="preserve"> || 'Curiosidade não disponível'</w:t>
            </w:r>
          </w:p>
          <w:p w14:paraId="0B7CBDF1" w14:textId="77777777" w:rsidR="00876393" w:rsidRDefault="00876393" w:rsidP="00876393">
            <w:pPr>
              <w:pStyle w:val="TF-CDIGO-FONTE"/>
            </w:pPr>
            <w:r w:rsidRPr="00B02815">
              <w:rPr>
                <w:lang w:val="pt-BR"/>
              </w:rPr>
              <w:t xml:space="preserve">            </w:t>
            </w:r>
            <w:r>
              <w:t>});</w:t>
            </w:r>
          </w:p>
          <w:p w14:paraId="4B8F6F29" w14:textId="77777777" w:rsidR="00876393" w:rsidRDefault="00876393" w:rsidP="00876393">
            <w:pPr>
              <w:pStyle w:val="TF-CDIGO-FONTE"/>
            </w:pPr>
            <w:r>
              <w:t xml:space="preserve">          } else {</w:t>
            </w:r>
          </w:p>
          <w:p w14:paraId="58A862F7" w14:textId="77777777" w:rsidR="00876393" w:rsidRPr="00B02815" w:rsidRDefault="00876393" w:rsidP="00876393">
            <w:pPr>
              <w:pStyle w:val="TF-CDIGO-FONTE"/>
              <w:rPr>
                <w:lang w:val="pt-BR"/>
              </w:rPr>
            </w:pPr>
            <w:r>
              <w:t xml:space="preserve">            </w:t>
            </w:r>
            <w:proofErr w:type="spellStart"/>
            <w:proofErr w:type="gramStart"/>
            <w:r w:rsidRPr="00B02815">
              <w:rPr>
                <w:lang w:val="pt-BR"/>
              </w:rPr>
              <w:t>console.error</w:t>
            </w:r>
            <w:proofErr w:type="spellEnd"/>
            <w:proofErr w:type="gramEnd"/>
            <w:r w:rsidRPr="00B02815">
              <w:rPr>
                <w:lang w:val="pt-BR"/>
              </w:rPr>
              <w:t>("Documento encontrado, mas sem dados.");</w:t>
            </w:r>
          </w:p>
          <w:p w14:paraId="4EE98D39" w14:textId="77777777" w:rsidR="00876393" w:rsidRDefault="00876393" w:rsidP="00876393">
            <w:pPr>
              <w:pStyle w:val="TF-CDIGO-FONTE"/>
            </w:pPr>
            <w:r w:rsidRPr="00B02815">
              <w:rPr>
                <w:lang w:val="pt-BR"/>
              </w:rPr>
              <w:t xml:space="preserve">          </w:t>
            </w:r>
            <w:r>
              <w:t>}</w:t>
            </w:r>
          </w:p>
          <w:p w14:paraId="70DBA855" w14:textId="77777777" w:rsidR="00876393" w:rsidRDefault="00876393" w:rsidP="00876393">
            <w:pPr>
              <w:pStyle w:val="TF-CDIGO-FONTE"/>
            </w:pPr>
            <w:r>
              <w:t xml:space="preserve">        } else {</w:t>
            </w:r>
          </w:p>
          <w:p w14:paraId="35D5C2E9" w14:textId="77777777" w:rsidR="00876393" w:rsidRPr="00B02815" w:rsidRDefault="00876393" w:rsidP="00876393">
            <w:pPr>
              <w:pStyle w:val="TF-CDIGO-FONTE"/>
              <w:rPr>
                <w:lang w:val="pt-BR"/>
              </w:rPr>
            </w:pPr>
            <w:r>
              <w:t xml:space="preserve">          </w:t>
            </w:r>
            <w:proofErr w:type="spellStart"/>
            <w:proofErr w:type="gramStart"/>
            <w:r w:rsidRPr="00B02815">
              <w:rPr>
                <w:lang w:val="pt-BR"/>
              </w:rPr>
              <w:t>console.error</w:t>
            </w:r>
            <w:proofErr w:type="spellEnd"/>
            <w:proofErr w:type="gramEnd"/>
            <w:r w:rsidRPr="00B02815">
              <w:rPr>
                <w:lang w:val="pt-BR"/>
              </w:rPr>
              <w:t>(`Documento com ID ${</w:t>
            </w:r>
            <w:proofErr w:type="spellStart"/>
            <w:r w:rsidRPr="00B02815">
              <w:rPr>
                <w:lang w:val="pt-BR"/>
              </w:rPr>
              <w:t>itemId</w:t>
            </w:r>
            <w:proofErr w:type="spellEnd"/>
            <w:r w:rsidRPr="00B02815">
              <w:rPr>
                <w:lang w:val="pt-BR"/>
              </w:rPr>
              <w:t>} não encontrado na coleção ${</w:t>
            </w:r>
            <w:proofErr w:type="spellStart"/>
            <w:r w:rsidRPr="00B02815">
              <w:rPr>
                <w:lang w:val="pt-BR"/>
              </w:rPr>
              <w:t>collection</w:t>
            </w:r>
            <w:proofErr w:type="spellEnd"/>
            <w:r w:rsidRPr="00B02815">
              <w:rPr>
                <w:lang w:val="pt-BR"/>
              </w:rPr>
              <w:t>}.`);</w:t>
            </w:r>
          </w:p>
          <w:p w14:paraId="64A32C33" w14:textId="77777777" w:rsidR="00876393" w:rsidRDefault="00876393" w:rsidP="00876393">
            <w:pPr>
              <w:pStyle w:val="TF-CDIGO-FONTE"/>
            </w:pPr>
            <w:r w:rsidRPr="00B02815">
              <w:rPr>
                <w:lang w:val="pt-BR"/>
              </w:rPr>
              <w:t xml:space="preserve">        </w:t>
            </w:r>
            <w:r>
              <w:t>}</w:t>
            </w:r>
          </w:p>
          <w:p w14:paraId="62E38C46" w14:textId="77777777" w:rsidR="00876393" w:rsidRDefault="00876393" w:rsidP="00876393">
            <w:pPr>
              <w:pStyle w:val="TF-CDIGO-FONTE"/>
            </w:pPr>
            <w:r>
              <w:t xml:space="preserve">      } catch (error) {</w:t>
            </w:r>
          </w:p>
          <w:p w14:paraId="4E893AE9" w14:textId="77777777" w:rsidR="00876393" w:rsidRPr="00B02815" w:rsidRDefault="00876393" w:rsidP="00876393">
            <w:pPr>
              <w:pStyle w:val="TF-CDIGO-FONTE"/>
              <w:rPr>
                <w:lang w:val="pt-BR"/>
              </w:rPr>
            </w:pPr>
            <w:r>
              <w:t xml:space="preserve">        </w:t>
            </w:r>
            <w:proofErr w:type="spellStart"/>
            <w:proofErr w:type="gramStart"/>
            <w:r w:rsidRPr="00B02815">
              <w:rPr>
                <w:lang w:val="pt-BR"/>
              </w:rPr>
              <w:t>console.error</w:t>
            </w:r>
            <w:proofErr w:type="spellEnd"/>
            <w:proofErr w:type="gramEnd"/>
            <w:r w:rsidRPr="00B02815">
              <w:rPr>
                <w:lang w:val="pt-BR"/>
              </w:rPr>
              <w:t xml:space="preserve">('Erro ao buscar dados do </w:t>
            </w:r>
            <w:proofErr w:type="spellStart"/>
            <w:r w:rsidRPr="00B02815">
              <w:rPr>
                <w:lang w:val="pt-BR"/>
              </w:rPr>
              <w:t>Firestore</w:t>
            </w:r>
            <w:proofErr w:type="spellEnd"/>
            <w:r w:rsidRPr="00B02815">
              <w:rPr>
                <w:lang w:val="pt-BR"/>
              </w:rPr>
              <w:t xml:space="preserve">:', </w:t>
            </w:r>
            <w:proofErr w:type="spellStart"/>
            <w:r w:rsidRPr="00B02815">
              <w:rPr>
                <w:lang w:val="pt-BR"/>
              </w:rPr>
              <w:t>error</w:t>
            </w:r>
            <w:proofErr w:type="spellEnd"/>
            <w:r w:rsidRPr="00B02815">
              <w:rPr>
                <w:lang w:val="pt-BR"/>
              </w:rPr>
              <w:t>);</w:t>
            </w:r>
          </w:p>
          <w:p w14:paraId="01A5E28D" w14:textId="77777777" w:rsidR="00876393" w:rsidRDefault="00876393" w:rsidP="00876393">
            <w:pPr>
              <w:pStyle w:val="TF-CDIGO-FONTE"/>
            </w:pPr>
            <w:r w:rsidRPr="00B02815">
              <w:rPr>
                <w:lang w:val="pt-BR"/>
              </w:rPr>
              <w:t xml:space="preserve">      </w:t>
            </w:r>
            <w:r>
              <w:t>} finally {</w:t>
            </w:r>
          </w:p>
          <w:p w14:paraId="53F0EFE5" w14:textId="77777777" w:rsidR="00876393" w:rsidRDefault="00876393" w:rsidP="00876393">
            <w:pPr>
              <w:pStyle w:val="TF-CDIGO-FONTE"/>
            </w:pPr>
            <w:r>
              <w:t xml:space="preserve">        </w:t>
            </w:r>
            <w:proofErr w:type="spellStart"/>
            <w:r>
              <w:t>setLoading</w:t>
            </w:r>
            <w:proofErr w:type="spellEnd"/>
            <w:r>
              <w:t>(false</w:t>
            </w:r>
            <w:proofErr w:type="gramStart"/>
            <w:r>
              <w:t>);</w:t>
            </w:r>
            <w:proofErr w:type="gramEnd"/>
          </w:p>
          <w:p w14:paraId="5D3018A1" w14:textId="77777777" w:rsidR="00876393" w:rsidRDefault="00876393" w:rsidP="00876393">
            <w:pPr>
              <w:pStyle w:val="TF-CDIGO-FONTE"/>
            </w:pPr>
            <w:r>
              <w:t xml:space="preserve">      }</w:t>
            </w:r>
          </w:p>
          <w:p w14:paraId="437F9D85" w14:textId="192DC822" w:rsidR="00876393" w:rsidRPr="005C7541" w:rsidRDefault="00876393" w:rsidP="00876393">
            <w:pPr>
              <w:pStyle w:val="TF-CDIGO-FONTE"/>
            </w:pPr>
            <w:r>
              <w:t xml:space="preserve">    };</w:t>
            </w:r>
          </w:p>
        </w:tc>
      </w:tr>
    </w:tbl>
    <w:p w14:paraId="711AD14F" w14:textId="4081C724" w:rsidR="00876393" w:rsidRDefault="00876393" w:rsidP="00876393">
      <w:pPr>
        <w:pStyle w:val="TF-FONTE"/>
      </w:pPr>
      <w:r>
        <w:t>Fonte: elaborada pelos autores (2024).</w:t>
      </w:r>
    </w:p>
    <w:p w14:paraId="021E3BEF" w14:textId="6D5A29FE" w:rsidR="00876393" w:rsidRPr="00876393" w:rsidRDefault="00876393" w:rsidP="00876393">
      <w:pPr>
        <w:pStyle w:val="TF-TEXTO"/>
      </w:pPr>
      <w:r w:rsidRPr="00876393">
        <w:t xml:space="preserve">Os códigos apresentados nesta subseção ilustram a integração entre as funcionalidades do aplicativo </w:t>
      </w:r>
      <w:proofErr w:type="spellStart"/>
      <w:r w:rsidRPr="00876393">
        <w:t>RetroTech</w:t>
      </w:r>
      <w:proofErr w:type="spellEnd"/>
      <w:ins w:id="363" w:author="Dalton Solano dos Reis" w:date="2024-12-07T10:03:00Z" w16du:dateUtc="2024-12-07T13:03:00Z">
        <w:r w:rsidR="00C400E4">
          <w:t xml:space="preserve"> </w:t>
        </w:r>
        <w:proofErr w:type="spellStart"/>
        <w:r w:rsidR="00C400E4">
          <w:t>Showcase</w:t>
        </w:r>
      </w:ins>
      <w:proofErr w:type="spellEnd"/>
      <w:r w:rsidRPr="00876393">
        <w:t xml:space="preserve"> e as tecnologias utilizadas. Cada trecho evidencia como o </w:t>
      </w:r>
      <w:proofErr w:type="spellStart"/>
      <w:r w:rsidRPr="00876393">
        <w:t>Firebase</w:t>
      </w:r>
      <w:proofErr w:type="spellEnd"/>
      <w:r w:rsidRPr="00876393">
        <w:t xml:space="preserve">, </w:t>
      </w:r>
      <w:proofErr w:type="spellStart"/>
      <w:r w:rsidRPr="00876393">
        <w:t>React</w:t>
      </w:r>
      <w:proofErr w:type="spellEnd"/>
      <w:r w:rsidRPr="00876393">
        <w:t xml:space="preserve"> </w:t>
      </w:r>
      <w:proofErr w:type="spellStart"/>
      <w:r w:rsidRPr="00876393">
        <w:t>Native</w:t>
      </w:r>
      <w:proofErr w:type="spellEnd"/>
      <w:r w:rsidRPr="00876393">
        <w:t xml:space="preserve"> e outras ferramentas foram combinados para criar um aplicativo funcional, responsivo e educativo. Essas implementações refletem os objetivos do projeto e sua proposta de valor para os usuários.</w:t>
      </w:r>
    </w:p>
    <w:p w14:paraId="46DF229C" w14:textId="77777777" w:rsidR="007E3F5D" w:rsidRDefault="007E3F5D" w:rsidP="007E3F5D">
      <w:pPr>
        <w:pStyle w:val="Ttulo3"/>
      </w:pPr>
      <w:bookmarkStart w:id="364" w:name="_Toc54164919"/>
      <w:bookmarkStart w:id="365" w:name="_Toc54165673"/>
      <w:bookmarkStart w:id="366" w:name="_Toc54169331"/>
      <w:bookmarkStart w:id="367" w:name="_Toc96347437"/>
      <w:bookmarkStart w:id="368" w:name="_Toc96357721"/>
      <w:bookmarkStart w:id="369" w:name="_Toc96491864"/>
      <w:bookmarkStart w:id="370" w:name="_Toc184063313"/>
      <w:r>
        <w:lastRenderedPageBreak/>
        <w:t>Operacionalidade da implementação</w:t>
      </w:r>
      <w:bookmarkEnd w:id="364"/>
      <w:bookmarkEnd w:id="365"/>
      <w:bookmarkEnd w:id="366"/>
      <w:bookmarkEnd w:id="367"/>
      <w:bookmarkEnd w:id="368"/>
      <w:bookmarkEnd w:id="369"/>
      <w:bookmarkEnd w:id="370"/>
    </w:p>
    <w:p w14:paraId="793F8D9D" w14:textId="473FAC1F" w:rsidR="007E3F5D" w:rsidRDefault="00DB2585" w:rsidP="007E3F5D">
      <w:pPr>
        <w:pStyle w:val="TF-TEXTO"/>
      </w:pPr>
      <w:r>
        <w:t xml:space="preserve">Conforme abordado na seção 2.3, este trabalho </w:t>
      </w:r>
      <w:r w:rsidRPr="00DB2585">
        <w:t xml:space="preserve">foi projetado seguindo os princípios do </w:t>
      </w:r>
      <w:proofErr w:type="spellStart"/>
      <w:r w:rsidRPr="00DB2585">
        <w:t>Human</w:t>
      </w:r>
      <w:proofErr w:type="spellEnd"/>
      <w:r w:rsidRPr="00DB2585">
        <w:t xml:space="preserve"> Interface </w:t>
      </w:r>
      <w:proofErr w:type="spellStart"/>
      <w:r w:rsidRPr="00DB2585">
        <w:t>Guidelines</w:t>
      </w:r>
      <w:proofErr w:type="spellEnd"/>
      <w:r w:rsidRPr="00DB2585">
        <w:t xml:space="preserve"> (HIG). Esses princípios orientaram o desenvolvimento das telas </w:t>
      </w:r>
      <w:r>
        <w:t xml:space="preserve">do aplicativo </w:t>
      </w:r>
      <w:r w:rsidRPr="00DB2585">
        <w:t>para assegurar uma interface consistente, intuitiva e alinhada às melhores práticas de usabilidade. A seguir, são apresentados os principais módulos do aplicativo, detalhando sua operacionalidade e como eles atendem aos objetivos propostos.</w:t>
      </w:r>
      <w:r>
        <w:t xml:space="preserve"> </w:t>
      </w:r>
    </w:p>
    <w:p w14:paraId="0091C584" w14:textId="4AF42C6B" w:rsidR="003F2157" w:rsidRDefault="00AF6823" w:rsidP="007E3F5D">
      <w:pPr>
        <w:pStyle w:val="TF-TEXTO"/>
      </w:pPr>
      <w:r>
        <w:t xml:space="preserve">A </w:t>
      </w:r>
      <w:r w:rsidR="003F2157">
        <w:rPr>
          <w:b/>
          <w:bCs/>
        </w:rPr>
        <w:fldChar w:fldCharType="begin"/>
      </w:r>
      <w:r w:rsidR="003F2157">
        <w:instrText xml:space="preserve"> REF _Ref184248774 \h </w:instrText>
      </w:r>
      <w:r w:rsidR="003F2157">
        <w:rPr>
          <w:b/>
          <w:bCs/>
        </w:rPr>
      </w:r>
      <w:r w:rsidR="003F2157">
        <w:rPr>
          <w:b/>
          <w:bCs/>
        </w:rPr>
        <w:fldChar w:fldCharType="separate"/>
      </w:r>
      <w:r w:rsidR="003F2157">
        <w:t xml:space="preserve">Figura </w:t>
      </w:r>
      <w:r w:rsidR="003F2157">
        <w:rPr>
          <w:noProof/>
        </w:rPr>
        <w:t>5</w:t>
      </w:r>
      <w:r w:rsidR="003F2157">
        <w:rPr>
          <w:b/>
          <w:bCs/>
        </w:rPr>
        <w:fldChar w:fldCharType="end"/>
      </w:r>
      <w:r w:rsidRPr="00AF6823">
        <w:t xml:space="preserve"> </w:t>
      </w:r>
      <w:r w:rsidR="003F2157">
        <w:t xml:space="preserve">apresenta a </w:t>
      </w:r>
      <w:r w:rsidRPr="00AF6823">
        <w:t xml:space="preserve">tela inicial do aplicativo, intitulada "Bem-vindo ao </w:t>
      </w:r>
      <w:proofErr w:type="spellStart"/>
      <w:r w:rsidRPr="00AF6823">
        <w:t>RetroTech</w:t>
      </w:r>
      <w:proofErr w:type="spellEnd"/>
      <w:r w:rsidRPr="00AF6823">
        <w:t xml:space="preserve">", </w:t>
      </w:r>
      <w:r w:rsidR="003F2157">
        <w:t>que descreve</w:t>
      </w:r>
      <w:r w:rsidRPr="00AF6823">
        <w:t xml:space="preserve"> um resumo </w:t>
      </w:r>
      <w:del w:id="371" w:author="Dalton Solano dos Reis" w:date="2024-12-07T10:04:00Z" w16du:dateUtc="2024-12-07T13:04:00Z">
        <w:r w:rsidRPr="00AF6823" w:rsidDel="00C400E4">
          <w:delText xml:space="preserve">objetivo </w:delText>
        </w:r>
      </w:del>
      <w:r w:rsidRPr="00AF6823">
        <w:t>sobre o propósito do aplicativo, seus principais recursos e a equipe de desenvolvimento. É a porta de entrada para a exploração do acervo, com acesso facilitado a todos os módulos por meio da barra de navegação localizada na parte inferior da tela. Cada ícone nessa barra representa uma funcionalidade:</w:t>
      </w:r>
    </w:p>
    <w:p w14:paraId="47ECDD9E" w14:textId="11A814A0" w:rsidR="003F2157" w:rsidRDefault="00AF6823" w:rsidP="003F2157">
      <w:pPr>
        <w:pStyle w:val="TF-ALNEA"/>
        <w:numPr>
          <w:ilvl w:val="0"/>
          <w:numId w:val="20"/>
        </w:numPr>
      </w:pPr>
      <w:commentRangeStart w:id="372"/>
      <w:r w:rsidRPr="003F2157">
        <w:rPr>
          <w:rStyle w:val="TF-COURIER10"/>
        </w:rPr>
        <w:t>Home</w:t>
      </w:r>
      <w:r w:rsidRPr="00AF6823">
        <w:t xml:space="preserve"> (início)</w:t>
      </w:r>
      <w:r w:rsidR="003F2157">
        <w:t>;</w:t>
      </w:r>
    </w:p>
    <w:p w14:paraId="6D873E79" w14:textId="048C33B3" w:rsidR="003F2157" w:rsidRPr="003F2157" w:rsidRDefault="00AF6823" w:rsidP="003F2157">
      <w:pPr>
        <w:pStyle w:val="TF-ALNEA"/>
        <w:numPr>
          <w:ilvl w:val="0"/>
          <w:numId w:val="20"/>
        </w:numPr>
        <w:rPr>
          <w:rStyle w:val="TF-COURIER10"/>
        </w:rPr>
      </w:pPr>
      <w:r w:rsidRPr="003F2157">
        <w:rPr>
          <w:rStyle w:val="TF-COURIER10"/>
        </w:rPr>
        <w:t>Categorias</w:t>
      </w:r>
      <w:r w:rsidR="003F2157">
        <w:rPr>
          <w:rStyle w:val="TF-COURIER10"/>
        </w:rPr>
        <w:t>;</w:t>
      </w:r>
    </w:p>
    <w:p w14:paraId="368F3926" w14:textId="675A0C06" w:rsidR="003F2157" w:rsidRPr="003F2157" w:rsidRDefault="00AF6823" w:rsidP="003F2157">
      <w:pPr>
        <w:pStyle w:val="TF-ALNEA"/>
        <w:numPr>
          <w:ilvl w:val="0"/>
          <w:numId w:val="20"/>
        </w:numPr>
        <w:rPr>
          <w:rStyle w:val="TF-COURIER10"/>
        </w:rPr>
      </w:pPr>
      <w:r w:rsidRPr="003F2157">
        <w:rPr>
          <w:rStyle w:val="TF-COURIER10"/>
        </w:rPr>
        <w:t>Linha do Tempo</w:t>
      </w:r>
      <w:r w:rsidR="003F2157">
        <w:rPr>
          <w:rStyle w:val="TF-COURIER10"/>
        </w:rPr>
        <w:t>;</w:t>
      </w:r>
    </w:p>
    <w:p w14:paraId="5521BD70" w14:textId="632396B8" w:rsidR="003F2157" w:rsidRPr="003F2157" w:rsidRDefault="00AF6823" w:rsidP="003F2157">
      <w:pPr>
        <w:pStyle w:val="TF-ALNEA"/>
        <w:numPr>
          <w:ilvl w:val="0"/>
          <w:numId w:val="20"/>
        </w:numPr>
        <w:rPr>
          <w:rStyle w:val="TF-COURIER10"/>
        </w:rPr>
      </w:pPr>
      <w:r w:rsidRPr="003F2157">
        <w:rPr>
          <w:rStyle w:val="TF-COURIER10"/>
        </w:rPr>
        <w:t>Jogos</w:t>
      </w:r>
      <w:r w:rsidR="003F2157">
        <w:rPr>
          <w:rStyle w:val="TF-COURIER10"/>
        </w:rPr>
        <w:t>;</w:t>
      </w:r>
    </w:p>
    <w:p w14:paraId="4E0C7F77" w14:textId="2C55657F" w:rsidR="00DB2585" w:rsidRDefault="00AF6823" w:rsidP="003F2157">
      <w:pPr>
        <w:pStyle w:val="TF-ALNEA"/>
        <w:numPr>
          <w:ilvl w:val="0"/>
          <w:numId w:val="20"/>
        </w:numPr>
      </w:pPr>
      <w:r w:rsidRPr="003F2157">
        <w:rPr>
          <w:rStyle w:val="TF-COURIER10"/>
        </w:rPr>
        <w:t xml:space="preserve">QR </w:t>
      </w:r>
      <w:proofErr w:type="spellStart"/>
      <w:r w:rsidRPr="003F2157">
        <w:rPr>
          <w:rStyle w:val="TF-COURIER10"/>
        </w:rPr>
        <w:t>Code</w:t>
      </w:r>
      <w:commentRangeEnd w:id="372"/>
      <w:proofErr w:type="spellEnd"/>
      <w:r w:rsidR="00C400E4">
        <w:rPr>
          <w:rStyle w:val="Refdecomentrio"/>
        </w:rPr>
        <w:commentReference w:id="372"/>
      </w:r>
      <w:r w:rsidR="003F2157">
        <w:t>.</w:t>
      </w:r>
    </w:p>
    <w:p w14:paraId="7A17C2E3" w14:textId="037B105F" w:rsidR="003F2157" w:rsidRDefault="003F2157" w:rsidP="003F2157">
      <w:pPr>
        <w:pStyle w:val="TF-LEGENDA"/>
      </w:pPr>
      <w:bookmarkStart w:id="373" w:name="_Ref184248774"/>
      <w:r>
        <w:lastRenderedPageBreak/>
        <w:t xml:space="preserve">Figura </w:t>
      </w:r>
      <w:fldSimple w:instr=" SEQ Figura \* ARABIC ">
        <w:r w:rsidR="00310775">
          <w:rPr>
            <w:noProof/>
          </w:rPr>
          <w:t>5</w:t>
        </w:r>
      </w:fldSimple>
      <w:bookmarkEnd w:id="373"/>
      <w:r>
        <w:t xml:space="preserve"> – Tela Inicial</w:t>
      </w:r>
    </w:p>
    <w:p w14:paraId="491FAFC6" w14:textId="306A5C2E" w:rsidR="003F2157" w:rsidRDefault="003F2157" w:rsidP="003F2157">
      <w:pPr>
        <w:pStyle w:val="TF-FIGURA"/>
      </w:pPr>
      <w:r>
        <w:rPr>
          <w:noProof/>
        </w:rPr>
        <w:drawing>
          <wp:inline distT="0" distB="0" distL="0" distR="0" wp14:anchorId="17772323" wp14:editId="766D06CC">
            <wp:extent cx="2589598" cy="5160397"/>
            <wp:effectExtent l="19050" t="19050" r="20320" b="21590"/>
            <wp:docPr id="136887683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7216" cy="5215433"/>
                    </a:xfrm>
                    <a:prstGeom prst="rect">
                      <a:avLst/>
                    </a:prstGeom>
                    <a:noFill/>
                    <a:ln>
                      <a:solidFill>
                        <a:schemeClr val="tx1"/>
                      </a:solidFill>
                    </a:ln>
                  </pic:spPr>
                </pic:pic>
              </a:graphicData>
            </a:graphic>
          </wp:inline>
        </w:drawing>
      </w:r>
    </w:p>
    <w:p w14:paraId="4462D5E4" w14:textId="43FA5851" w:rsidR="003F2157" w:rsidRDefault="003F2157" w:rsidP="003F2157">
      <w:pPr>
        <w:pStyle w:val="TF-FONTE"/>
      </w:pPr>
      <w:r>
        <w:t>Fonte: elaborada pelos autores (2024).</w:t>
      </w:r>
    </w:p>
    <w:p w14:paraId="221AEA97" w14:textId="5BA37EF5" w:rsidR="003F2157" w:rsidRDefault="003F2157" w:rsidP="003F2157">
      <w:pPr>
        <w:pStyle w:val="TF-TEXTO"/>
      </w:pPr>
      <w:r w:rsidRPr="003F2157">
        <w:t>A tela</w:t>
      </w:r>
      <w:r>
        <w:t xml:space="preserve"> </w:t>
      </w:r>
      <w:r w:rsidRPr="003F2157">
        <w:rPr>
          <w:rStyle w:val="TF-COURIER10"/>
        </w:rPr>
        <w:t>Categorias</w:t>
      </w:r>
      <w:r w:rsidR="006F4AF6">
        <w:rPr>
          <w:rStyle w:val="TF-COURIER10"/>
        </w:rPr>
        <w:t xml:space="preserve"> </w:t>
      </w:r>
      <w:r>
        <w:t xml:space="preserve">representada na </w:t>
      </w:r>
      <w:r w:rsidR="006F4AF6">
        <w:fldChar w:fldCharType="begin"/>
      </w:r>
      <w:r w:rsidR="006F4AF6">
        <w:instrText xml:space="preserve"> REF _Ref184249105 \h </w:instrText>
      </w:r>
      <w:r w:rsidR="006F4AF6">
        <w:fldChar w:fldCharType="separate"/>
      </w:r>
      <w:r w:rsidR="006F4AF6">
        <w:t>Figur</w:t>
      </w:r>
      <w:r w:rsidR="006F4AF6">
        <w:t>a</w:t>
      </w:r>
      <w:r w:rsidR="006F4AF6">
        <w:t xml:space="preserve"> </w:t>
      </w:r>
      <w:r w:rsidR="006F4AF6">
        <w:rPr>
          <w:noProof/>
        </w:rPr>
        <w:t>6</w:t>
      </w:r>
      <w:r w:rsidR="006F4AF6">
        <w:fldChar w:fldCharType="end"/>
      </w:r>
      <w:r>
        <w:t xml:space="preserve"> </w:t>
      </w:r>
      <w:r w:rsidRPr="003F2157">
        <w:t xml:space="preserve">exibe uma organização hierárquica do acervo, permitindo </w:t>
      </w:r>
      <w:r>
        <w:t>q</w:t>
      </w:r>
      <w:r w:rsidRPr="003F2157">
        <w:t xml:space="preserve">ue o usuário explore peças agrupadas em categorias específicas, como </w:t>
      </w:r>
      <w:r w:rsidRPr="003F2157">
        <w:rPr>
          <w:rStyle w:val="TF-COURIER10"/>
        </w:rPr>
        <w:t>Calculadoras</w:t>
      </w:r>
      <w:r w:rsidRPr="003F2157">
        <w:t xml:space="preserve"> ou </w:t>
      </w:r>
      <w:r w:rsidRPr="003F2157">
        <w:rPr>
          <w:rStyle w:val="TF-COURIER10"/>
        </w:rPr>
        <w:t>Dispositivos de Armazenamento</w:t>
      </w:r>
      <w:r w:rsidRPr="003F2157">
        <w:t>. Ao selecionar uma categoria, os itens relacionados são exibidos de forma expandida.</w:t>
      </w:r>
    </w:p>
    <w:p w14:paraId="3F91989E" w14:textId="1353BE41" w:rsidR="006F4AF6" w:rsidRDefault="006F4AF6" w:rsidP="006F4AF6">
      <w:pPr>
        <w:pStyle w:val="TF-LEGENDA"/>
      </w:pPr>
      <w:bookmarkStart w:id="374" w:name="_Ref184249105"/>
      <w:r>
        <w:lastRenderedPageBreak/>
        <w:t xml:space="preserve">Figura </w:t>
      </w:r>
      <w:fldSimple w:instr=" SEQ Figura \* ARABIC ">
        <w:r w:rsidR="00310775">
          <w:rPr>
            <w:noProof/>
          </w:rPr>
          <w:t>6</w:t>
        </w:r>
      </w:fldSimple>
      <w:bookmarkEnd w:id="374"/>
      <w:r>
        <w:t xml:space="preserve"> - Categorias</w:t>
      </w:r>
    </w:p>
    <w:p w14:paraId="0F01F9CE" w14:textId="4320CDBD" w:rsidR="003F2157" w:rsidRDefault="006F4AF6" w:rsidP="006F4AF6">
      <w:pPr>
        <w:pStyle w:val="TF-FIGURA"/>
      </w:pPr>
      <w:r>
        <w:rPr>
          <w:noProof/>
        </w:rPr>
        <w:drawing>
          <wp:inline distT="0" distB="0" distL="0" distR="0" wp14:anchorId="7565D3C9" wp14:editId="0DA10C99">
            <wp:extent cx="2739080" cy="5557962"/>
            <wp:effectExtent l="19050" t="19050" r="23495" b="24130"/>
            <wp:docPr id="20331409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1386" cy="5582933"/>
                    </a:xfrm>
                    <a:prstGeom prst="rect">
                      <a:avLst/>
                    </a:prstGeom>
                    <a:noFill/>
                    <a:ln>
                      <a:solidFill>
                        <a:schemeClr val="tx1"/>
                      </a:solidFill>
                    </a:ln>
                  </pic:spPr>
                </pic:pic>
              </a:graphicData>
            </a:graphic>
          </wp:inline>
        </w:drawing>
      </w:r>
    </w:p>
    <w:p w14:paraId="7F12DDE7" w14:textId="67BA095D" w:rsidR="006F4AF6" w:rsidRDefault="006F4AF6" w:rsidP="006F4AF6">
      <w:pPr>
        <w:pStyle w:val="TF-FONTE"/>
      </w:pPr>
      <w:r>
        <w:t>Fonte: elaborada pelos autores (2024).</w:t>
      </w:r>
    </w:p>
    <w:p w14:paraId="6F7CF582" w14:textId="6889E5CE" w:rsidR="006F4AF6" w:rsidRDefault="006F4AF6" w:rsidP="006F4AF6">
      <w:pPr>
        <w:pStyle w:val="TF-TEXTO"/>
      </w:pPr>
      <w:r w:rsidRPr="006F4AF6">
        <w:t xml:space="preserve">Na tela de </w:t>
      </w:r>
      <w:r>
        <w:rPr>
          <w:rStyle w:val="TF-COURIER10"/>
        </w:rPr>
        <w:t>D</w:t>
      </w:r>
      <w:r w:rsidRPr="006F4AF6">
        <w:rPr>
          <w:rStyle w:val="TF-COURIER10"/>
        </w:rPr>
        <w:t xml:space="preserve">etalhes da </w:t>
      </w:r>
      <w:r>
        <w:rPr>
          <w:rStyle w:val="TF-COURIER10"/>
        </w:rPr>
        <w:t>P</w:t>
      </w:r>
      <w:r w:rsidRPr="006F4AF6">
        <w:rPr>
          <w:rStyle w:val="TF-COURIER10"/>
        </w:rPr>
        <w:t>eça</w:t>
      </w:r>
      <w:ins w:id="375" w:author="Dalton Solano dos Reis" w:date="2024-12-07T10:06:00Z" w16du:dateUtc="2024-12-07T13:06:00Z">
        <w:r w:rsidR="00E73933">
          <w:t xml:space="preserve"> </w:t>
        </w:r>
      </w:ins>
      <w:del w:id="376" w:author="Dalton Solano dos Reis" w:date="2024-12-07T10:06:00Z" w16du:dateUtc="2024-12-07T13:06:00Z">
        <w:r w:rsidRPr="006F4AF6" w:rsidDel="00E73933">
          <w:delText>,</w:delText>
        </w:r>
      </w:del>
      <w:ins w:id="377" w:author="Dalton Solano dos Reis" w:date="2024-12-07T10:06:00Z" w16du:dateUtc="2024-12-07T13:06:00Z">
        <w:r w:rsidR="00E73933">
          <w:t>(</w:t>
        </w:r>
      </w:ins>
      <w:r w:rsidRPr="006F4AF6">
        <w:t xml:space="preserve"> </w:t>
      </w:r>
      <w:ins w:id="378" w:author="Dalton Solano dos Reis" w:date="2024-12-07T10:06:00Z" w16du:dateUtc="2024-12-07T13:06:00Z">
        <w:r w:rsidR="00E73933">
          <w:fldChar w:fldCharType="begin"/>
        </w:r>
        <w:r w:rsidR="00E73933">
          <w:instrText xml:space="preserve"> REF _Ref184458402 \h </w:instrText>
        </w:r>
      </w:ins>
      <w:r w:rsidR="00E73933">
        <w:fldChar w:fldCharType="separate"/>
      </w:r>
      <w:ins w:id="379" w:author="Dalton Solano dos Reis" w:date="2024-12-07T10:06:00Z" w16du:dateUtc="2024-12-07T13:06:00Z">
        <w:r w:rsidR="00E73933">
          <w:t xml:space="preserve">Figura </w:t>
        </w:r>
        <w:r w:rsidR="00E73933">
          <w:rPr>
            <w:noProof/>
          </w:rPr>
          <w:t>7</w:t>
        </w:r>
        <w:r w:rsidR="00E73933">
          <w:fldChar w:fldCharType="end"/>
        </w:r>
        <w:r w:rsidR="00E73933">
          <w:t xml:space="preserve">), </w:t>
        </w:r>
      </w:ins>
      <w:r w:rsidRPr="006F4AF6">
        <w:t xml:space="preserve">o usuário tem acesso às informações completas de cada item selecionado. Essas informações incluem </w:t>
      </w:r>
      <w:r w:rsidRPr="006F4AF6">
        <w:rPr>
          <w:rStyle w:val="TF-COURIER10"/>
        </w:rPr>
        <w:t>nome</w:t>
      </w:r>
      <w:r w:rsidRPr="006F4AF6">
        <w:t xml:space="preserve">, </w:t>
      </w:r>
      <w:r w:rsidRPr="006F4AF6">
        <w:rPr>
          <w:rStyle w:val="TF-COURIER10"/>
        </w:rPr>
        <w:t>ano de fabricação</w:t>
      </w:r>
      <w:r w:rsidRPr="006F4AF6">
        <w:t xml:space="preserve">, </w:t>
      </w:r>
      <w:r w:rsidRPr="006F4AF6">
        <w:rPr>
          <w:rStyle w:val="TF-COURIER10"/>
        </w:rPr>
        <w:t>fabricante</w:t>
      </w:r>
      <w:r w:rsidRPr="006F4AF6">
        <w:t xml:space="preserve">, </w:t>
      </w:r>
      <w:r w:rsidRPr="006F4AF6">
        <w:rPr>
          <w:rStyle w:val="TF-COURIER10"/>
        </w:rPr>
        <w:t>descrição</w:t>
      </w:r>
      <w:r w:rsidRPr="006F4AF6">
        <w:t xml:space="preserve"> e </w:t>
      </w:r>
      <w:r w:rsidRPr="006F4AF6">
        <w:rPr>
          <w:rStyle w:val="TF-COURIER10"/>
        </w:rPr>
        <w:t>curiosidades</w:t>
      </w:r>
      <w:r w:rsidRPr="006F4AF6">
        <w:t xml:space="preserve">. </w:t>
      </w:r>
      <w:r>
        <w:t>A</w:t>
      </w:r>
      <w:ins w:id="380" w:author="Dalton Solano dos Reis" w:date="2024-12-07T10:06:00Z" w16du:dateUtc="2024-12-07T13:06:00Z">
        <w:r w:rsidR="00E73933">
          <w:t xml:space="preserve"> </w:t>
        </w:r>
        <w:r w:rsidR="00E73933">
          <w:fldChar w:fldCharType="begin"/>
        </w:r>
        <w:r w:rsidR="00E73933">
          <w:instrText xml:space="preserve"> REF _Ref184458402 \h </w:instrText>
        </w:r>
      </w:ins>
      <w:r w:rsidR="00E73933">
        <w:fldChar w:fldCharType="separate"/>
      </w:r>
      <w:ins w:id="381" w:author="Dalton Solano dos Reis" w:date="2024-12-07T10:06:00Z" w16du:dateUtc="2024-12-07T13:06:00Z">
        <w:r w:rsidR="00E73933">
          <w:t xml:space="preserve">Figura </w:t>
        </w:r>
        <w:r w:rsidR="00E73933">
          <w:rPr>
            <w:noProof/>
          </w:rPr>
          <w:t>7</w:t>
        </w:r>
        <w:r w:rsidR="00E73933">
          <w:fldChar w:fldCharType="end"/>
        </w:r>
      </w:ins>
      <w:del w:id="382" w:author="Dalton Solano dos Reis" w:date="2024-12-07T10:07:00Z" w16du:dateUtc="2024-12-07T13:07:00Z">
        <w:r w:rsidDel="00E73933">
          <w:delText xml:space="preserve"> figura </w:delText>
        </w:r>
      </w:del>
      <w:ins w:id="383" w:author="Dalton Solano dos Reis" w:date="2024-12-07T10:07:00Z" w16du:dateUtc="2024-12-07T13:07:00Z">
        <w:r w:rsidR="00E73933">
          <w:t xml:space="preserve"> </w:t>
        </w:r>
      </w:ins>
      <w:r>
        <w:t>exibe e</w:t>
      </w:r>
      <w:r w:rsidRPr="006F4AF6">
        <w:t xml:space="preserve"> reforça o caráter visual e educativo do aplicativo. Esse módulo é central para o propósito do </w:t>
      </w:r>
      <w:proofErr w:type="spellStart"/>
      <w:r w:rsidRPr="006F4AF6">
        <w:t>RetroTech</w:t>
      </w:r>
      <w:proofErr w:type="spellEnd"/>
      <w:ins w:id="384" w:author="Dalton Solano dos Reis" w:date="2024-12-07T10:07:00Z" w16du:dateUtc="2024-12-07T13:07:00Z">
        <w:r w:rsidR="00E73933">
          <w:t xml:space="preserve"> </w:t>
        </w:r>
        <w:proofErr w:type="spellStart"/>
        <w:r w:rsidR="00E73933">
          <w:t>Showcase</w:t>
        </w:r>
      </w:ins>
      <w:proofErr w:type="spellEnd"/>
      <w:r w:rsidRPr="006F4AF6">
        <w:t>, pois entrega conhecimento detalhado sobre o acervo tecnológico.</w:t>
      </w:r>
    </w:p>
    <w:p w14:paraId="2384DEE9" w14:textId="332C133C" w:rsidR="006F4AF6" w:rsidRDefault="006F4AF6" w:rsidP="006F4AF6">
      <w:pPr>
        <w:pStyle w:val="TF-LEGENDA"/>
      </w:pPr>
      <w:bookmarkStart w:id="385" w:name="_Ref184458402"/>
      <w:r>
        <w:lastRenderedPageBreak/>
        <w:t xml:space="preserve">Figura </w:t>
      </w:r>
      <w:fldSimple w:instr=" SEQ Figura \* ARABIC ">
        <w:r w:rsidR="00310775">
          <w:rPr>
            <w:noProof/>
          </w:rPr>
          <w:t>7</w:t>
        </w:r>
      </w:fldSimple>
      <w:bookmarkEnd w:id="385"/>
      <w:r>
        <w:t xml:space="preserve"> – Detalhes da peça</w:t>
      </w:r>
    </w:p>
    <w:p w14:paraId="57FCA39A" w14:textId="2289EBB1" w:rsidR="006F4AF6" w:rsidRDefault="006F4AF6" w:rsidP="006F4AF6">
      <w:pPr>
        <w:pStyle w:val="TF-FIGURA"/>
      </w:pPr>
      <w:r>
        <w:rPr>
          <w:noProof/>
        </w:rPr>
        <w:drawing>
          <wp:inline distT="0" distB="0" distL="0" distR="0" wp14:anchorId="278164FB" wp14:editId="1A6E1ED2">
            <wp:extent cx="2850190" cy="5804453"/>
            <wp:effectExtent l="19050" t="19050" r="26670" b="25400"/>
            <wp:docPr id="177409166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5755" cy="5815785"/>
                    </a:xfrm>
                    <a:prstGeom prst="rect">
                      <a:avLst/>
                    </a:prstGeom>
                    <a:noFill/>
                    <a:ln>
                      <a:solidFill>
                        <a:schemeClr val="tx1"/>
                      </a:solidFill>
                    </a:ln>
                  </pic:spPr>
                </pic:pic>
              </a:graphicData>
            </a:graphic>
          </wp:inline>
        </w:drawing>
      </w:r>
    </w:p>
    <w:p w14:paraId="0A75F6A4" w14:textId="074ECA05" w:rsidR="006F4AF6" w:rsidRDefault="006F4AF6" w:rsidP="006F4AF6">
      <w:pPr>
        <w:pStyle w:val="TF-FONTE"/>
      </w:pPr>
      <w:r>
        <w:t>Fonte: elaborada pelos autores (2024).</w:t>
      </w:r>
    </w:p>
    <w:p w14:paraId="0B8735DF" w14:textId="75519150" w:rsidR="006F4AF6" w:rsidRDefault="006F4AF6" w:rsidP="006F4AF6">
      <w:pPr>
        <w:pStyle w:val="TF-TEXTO"/>
      </w:pPr>
      <w:r w:rsidRPr="006F4AF6">
        <w:t xml:space="preserve">A </w:t>
      </w:r>
      <w:r w:rsidRPr="006F4AF6">
        <w:rPr>
          <w:rStyle w:val="TF-COURIER10"/>
        </w:rPr>
        <w:t>Linha do Tempo</w:t>
      </w:r>
      <w:r w:rsidRPr="006F4AF6">
        <w:t xml:space="preserve"> </w:t>
      </w:r>
      <w:ins w:id="386" w:author="Dalton Solano dos Reis" w:date="2024-12-07T10:07:00Z" w16du:dateUtc="2024-12-07T13:07:00Z">
        <w:r w:rsidR="00E73933">
          <w:t>(</w:t>
        </w:r>
        <w:r w:rsidR="00E73933">
          <w:fldChar w:fldCharType="begin"/>
        </w:r>
        <w:r w:rsidR="00E73933">
          <w:instrText xml:space="preserve"> REF _Ref184249718 \h </w:instrText>
        </w:r>
      </w:ins>
      <w:r w:rsidR="00E73933">
        <w:fldChar w:fldCharType="separate"/>
      </w:r>
      <w:ins w:id="387" w:author="Dalton Solano dos Reis" w:date="2024-12-07T10:07:00Z" w16du:dateUtc="2024-12-07T13:07:00Z">
        <w:r w:rsidR="00E73933">
          <w:t xml:space="preserve">Figura </w:t>
        </w:r>
        <w:r w:rsidR="00E73933">
          <w:rPr>
            <w:noProof/>
          </w:rPr>
          <w:t>8</w:t>
        </w:r>
        <w:r w:rsidR="00E73933">
          <w:fldChar w:fldCharType="end"/>
        </w:r>
        <w:r w:rsidR="00E73933">
          <w:t xml:space="preserve">) </w:t>
        </w:r>
      </w:ins>
      <w:r w:rsidRPr="006F4AF6">
        <w:t>organiza as peças de forma cronológica, apresentando marcos históricos da evolução tecnológica. O recurso de busca</w:t>
      </w:r>
      <w:r w:rsidR="00ED229E">
        <w:t xml:space="preserve">, através da barra de pesquisa </w:t>
      </w:r>
      <w:r w:rsidRPr="006F4AF6">
        <w:t>integrada facilita a localização de itens específicos, ampliando a acessibilidade da funcionalidade</w:t>
      </w:r>
      <w:ins w:id="388" w:author="Dalton Solano dos Reis" w:date="2024-12-07T10:08:00Z" w16du:dateUtc="2024-12-07T13:08:00Z">
        <w:r w:rsidR="00E73933">
          <w:t xml:space="preserve"> </w:t>
        </w:r>
      </w:ins>
      <w:del w:id="389" w:author="Dalton Solano dos Reis" w:date="2024-12-07T10:08:00Z" w16du:dateUtc="2024-12-07T13:08:00Z">
        <w:r w:rsidDel="00E73933">
          <w:delText xml:space="preserve">, conforme </w:delText>
        </w:r>
        <w:r w:rsidR="00ED229E" w:rsidDel="00E73933">
          <w:delText xml:space="preserve">retratado na </w:delText>
        </w:r>
      </w:del>
      <w:ins w:id="390" w:author="Dalton Solano dos Reis" w:date="2024-12-07T10:08:00Z" w16du:dateUtc="2024-12-07T13:08:00Z">
        <w:r w:rsidR="00E73933">
          <w:t>(</w:t>
        </w:r>
      </w:ins>
      <w:r w:rsidR="00ED229E">
        <w:fldChar w:fldCharType="begin"/>
      </w:r>
      <w:r w:rsidR="00ED229E">
        <w:instrText xml:space="preserve"> REF _Ref184249718 \h </w:instrText>
      </w:r>
      <w:r w:rsidR="00ED229E">
        <w:fldChar w:fldCharType="separate"/>
      </w:r>
      <w:r w:rsidR="00ED229E">
        <w:t xml:space="preserve">Figura </w:t>
      </w:r>
      <w:r w:rsidR="00ED229E">
        <w:rPr>
          <w:noProof/>
        </w:rPr>
        <w:t>8</w:t>
      </w:r>
      <w:r w:rsidR="00ED229E">
        <w:fldChar w:fldCharType="end"/>
      </w:r>
      <w:ins w:id="391" w:author="Dalton Solano dos Reis" w:date="2024-12-07T10:08:00Z" w16du:dateUtc="2024-12-07T13:08:00Z">
        <w:r w:rsidR="00E73933">
          <w:t>)</w:t>
        </w:r>
      </w:ins>
      <w:r w:rsidR="00ED229E">
        <w:t>.</w:t>
      </w:r>
    </w:p>
    <w:p w14:paraId="5CF0E31A" w14:textId="59AAEF9A" w:rsidR="00ED229E" w:rsidRDefault="00ED229E" w:rsidP="00ED229E">
      <w:pPr>
        <w:pStyle w:val="TF-LEGENDA"/>
      </w:pPr>
      <w:bookmarkStart w:id="392" w:name="_Ref184249718"/>
      <w:r>
        <w:lastRenderedPageBreak/>
        <w:t xml:space="preserve">Figura </w:t>
      </w:r>
      <w:fldSimple w:instr=" SEQ Figura \* ARABIC ">
        <w:r w:rsidR="00310775">
          <w:rPr>
            <w:noProof/>
          </w:rPr>
          <w:t>8</w:t>
        </w:r>
      </w:fldSimple>
      <w:bookmarkEnd w:id="392"/>
      <w:r>
        <w:t xml:space="preserve"> – Linha do Tempo</w:t>
      </w:r>
    </w:p>
    <w:p w14:paraId="2F517AB9" w14:textId="23739873" w:rsidR="006F4AF6" w:rsidRDefault="00ED229E" w:rsidP="00ED229E">
      <w:pPr>
        <w:pStyle w:val="TF-FIGURA"/>
      </w:pPr>
      <w:r>
        <w:rPr>
          <w:noProof/>
        </w:rPr>
        <w:drawing>
          <wp:inline distT="0" distB="0" distL="0" distR="0" wp14:anchorId="244F68B8" wp14:editId="0CEA7A9A">
            <wp:extent cx="2655735" cy="5368611"/>
            <wp:effectExtent l="19050" t="19050" r="11430" b="22860"/>
            <wp:docPr id="20852604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2096" cy="5381471"/>
                    </a:xfrm>
                    <a:prstGeom prst="rect">
                      <a:avLst/>
                    </a:prstGeom>
                    <a:noFill/>
                    <a:ln>
                      <a:solidFill>
                        <a:schemeClr val="tx1"/>
                      </a:solidFill>
                    </a:ln>
                  </pic:spPr>
                </pic:pic>
              </a:graphicData>
            </a:graphic>
          </wp:inline>
        </w:drawing>
      </w:r>
    </w:p>
    <w:p w14:paraId="4F3363DF" w14:textId="706F19CA" w:rsidR="00ED229E" w:rsidRDefault="00ED229E" w:rsidP="00ED229E">
      <w:pPr>
        <w:pStyle w:val="TF-FONTE"/>
      </w:pPr>
      <w:r>
        <w:t>Fonte: elaborada pelos autores (2024).</w:t>
      </w:r>
    </w:p>
    <w:p w14:paraId="05BFDEC2" w14:textId="7D79D89A" w:rsidR="00ED229E" w:rsidRDefault="00ED229E" w:rsidP="00ED229E">
      <w:pPr>
        <w:pStyle w:val="TF-TEXTO"/>
      </w:pPr>
      <w:r w:rsidRPr="00ED229E">
        <w:t xml:space="preserve">O leitor de QR </w:t>
      </w:r>
      <w:proofErr w:type="spellStart"/>
      <w:r w:rsidRPr="00ED229E">
        <w:t>Code</w:t>
      </w:r>
      <w:proofErr w:type="spellEnd"/>
      <w:ins w:id="393" w:author="Dalton Solano dos Reis" w:date="2024-12-07T10:08:00Z" w16du:dateUtc="2024-12-07T13:08:00Z">
        <w:r w:rsidR="00E73933">
          <w:t xml:space="preserve"> </w:t>
        </w:r>
      </w:ins>
      <w:del w:id="394" w:author="Dalton Solano dos Reis" w:date="2024-12-07T10:08:00Z" w16du:dateUtc="2024-12-07T13:08:00Z">
        <w:r w:rsidDel="00E73933">
          <w:delText xml:space="preserve">, exposto na </w:delText>
        </w:r>
      </w:del>
      <w:ins w:id="395" w:author="Dalton Solano dos Reis" w:date="2024-12-07T10:08:00Z" w16du:dateUtc="2024-12-07T13:08:00Z">
        <w:r w:rsidR="00E73933">
          <w:t>(</w:t>
        </w:r>
      </w:ins>
      <w:r>
        <w:fldChar w:fldCharType="begin"/>
      </w:r>
      <w:r>
        <w:instrText xml:space="preserve"> REF _Ref184250023 \h </w:instrText>
      </w:r>
      <w:r>
        <w:fldChar w:fldCharType="separate"/>
      </w:r>
      <w:r>
        <w:t xml:space="preserve">Figura </w:t>
      </w:r>
      <w:r>
        <w:rPr>
          <w:noProof/>
        </w:rPr>
        <w:t>9</w:t>
      </w:r>
      <w:r>
        <w:fldChar w:fldCharType="end"/>
      </w:r>
      <w:del w:id="396" w:author="Dalton Solano dos Reis" w:date="2024-12-07T10:08:00Z" w16du:dateUtc="2024-12-07T13:08:00Z">
        <w:r w:rsidDel="00E73933">
          <w:delText>,</w:delText>
        </w:r>
        <w:r w:rsidRPr="00ED229E" w:rsidDel="00E73933">
          <w:delText xml:space="preserve"> </w:delText>
        </w:r>
      </w:del>
      <w:ins w:id="397" w:author="Dalton Solano dos Reis" w:date="2024-12-07T10:08:00Z" w16du:dateUtc="2024-12-07T13:08:00Z">
        <w:r w:rsidR="00E73933">
          <w:t xml:space="preserve">) </w:t>
        </w:r>
      </w:ins>
      <w:r w:rsidRPr="00ED229E">
        <w:t xml:space="preserve">oferece uma experiência de interação prática e imersiva. Ao </w:t>
      </w:r>
      <w:r w:rsidRPr="00E73933">
        <w:rPr>
          <w:i/>
          <w:iCs/>
          <w:rPrChange w:id="398" w:author="Dalton Solano dos Reis" w:date="2024-12-07T10:08:00Z" w16du:dateUtc="2024-12-07T13:08:00Z">
            <w:rPr/>
          </w:rPrChange>
        </w:rPr>
        <w:t>escanear</w:t>
      </w:r>
      <w:r w:rsidRPr="00ED229E">
        <w:t xml:space="preserve"> o código de uma peça física, o aplicativo direciona o usuário diretamente para a tela de detalhes do item correspondente. Essa funcionalidade </w:t>
      </w:r>
      <w:r>
        <w:t xml:space="preserve">é capaz de </w:t>
      </w:r>
      <w:r w:rsidRPr="00ED229E">
        <w:t>conecta</w:t>
      </w:r>
      <w:r>
        <w:t>r</w:t>
      </w:r>
      <w:r w:rsidRPr="00ED229E">
        <w:t xml:space="preserve"> o mundo físico ao digital, enriquecendo a experiência do visitante no acervo físico.</w:t>
      </w:r>
    </w:p>
    <w:p w14:paraId="243C13A9" w14:textId="278B35C7" w:rsidR="00ED229E" w:rsidRDefault="00ED229E" w:rsidP="00ED229E">
      <w:pPr>
        <w:pStyle w:val="TF-LEGENDA"/>
      </w:pPr>
      <w:bookmarkStart w:id="399" w:name="_Ref184250023"/>
      <w:r>
        <w:lastRenderedPageBreak/>
        <w:t xml:space="preserve">Figura </w:t>
      </w:r>
      <w:fldSimple w:instr=" SEQ Figura \* ARABIC ">
        <w:r w:rsidR="00310775">
          <w:rPr>
            <w:noProof/>
          </w:rPr>
          <w:t>9</w:t>
        </w:r>
      </w:fldSimple>
      <w:bookmarkEnd w:id="399"/>
      <w:r>
        <w:t xml:space="preserve"> – QR </w:t>
      </w:r>
      <w:proofErr w:type="spellStart"/>
      <w:r>
        <w:t>Code</w:t>
      </w:r>
      <w:proofErr w:type="spellEnd"/>
    </w:p>
    <w:p w14:paraId="485C5118" w14:textId="1B161D8C" w:rsidR="00ED229E" w:rsidRDefault="00ED229E" w:rsidP="00ED229E">
      <w:pPr>
        <w:pStyle w:val="TF-FIGURA"/>
      </w:pPr>
      <w:r>
        <w:rPr>
          <w:noProof/>
        </w:rPr>
        <w:drawing>
          <wp:inline distT="0" distB="0" distL="0" distR="0" wp14:anchorId="05C816A5" wp14:editId="5A0BACA1">
            <wp:extent cx="2862469" cy="5803356"/>
            <wp:effectExtent l="19050" t="19050" r="14605" b="26035"/>
            <wp:docPr id="133013478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6762" cy="5812059"/>
                    </a:xfrm>
                    <a:prstGeom prst="rect">
                      <a:avLst/>
                    </a:prstGeom>
                    <a:noFill/>
                    <a:ln>
                      <a:solidFill>
                        <a:schemeClr val="tx1"/>
                      </a:solidFill>
                    </a:ln>
                  </pic:spPr>
                </pic:pic>
              </a:graphicData>
            </a:graphic>
          </wp:inline>
        </w:drawing>
      </w:r>
    </w:p>
    <w:p w14:paraId="125AFC6C" w14:textId="46C25344" w:rsidR="00ED229E" w:rsidRDefault="00ED229E" w:rsidP="00ED229E">
      <w:pPr>
        <w:pStyle w:val="TF-FONTE"/>
      </w:pPr>
      <w:r>
        <w:t>Fonte: elaborada pelos autores (2024).</w:t>
      </w:r>
    </w:p>
    <w:p w14:paraId="2D3B7B91" w14:textId="56D1D697" w:rsidR="00ED229E" w:rsidRPr="00051561" w:rsidRDefault="00ED229E" w:rsidP="00051561">
      <w:pPr>
        <w:pStyle w:val="TF-TEXTO"/>
        <w:rPr>
          <w:rStyle w:val="TF-COURIER10"/>
        </w:rPr>
      </w:pPr>
      <w:r>
        <w:t xml:space="preserve">Como abordado na seção 2.4, </w:t>
      </w:r>
      <w:del w:id="400" w:author="Dalton Solano dos Reis" w:date="2024-12-07T10:09:00Z" w16du:dateUtc="2024-12-07T13:09:00Z">
        <w:r w:rsidDel="00E73933">
          <w:delText xml:space="preserve">decidimos explorar, através da </w:delText>
        </w:r>
      </w:del>
      <w:ins w:id="401" w:author="Dalton Solano dos Reis" w:date="2024-12-07T10:09:00Z" w16du:dateUtc="2024-12-07T13:09:00Z">
        <w:r w:rsidR="00E73933">
          <w:t xml:space="preserve">se optou pela </w:t>
        </w:r>
      </w:ins>
      <w:r>
        <w:t xml:space="preserve">gamificação, </w:t>
      </w:r>
      <w:ins w:id="402" w:author="Dalton Solano dos Reis" w:date="2024-12-07T10:09:00Z" w16du:dateUtc="2024-12-07T13:09:00Z">
        <w:r w:rsidR="00E73933">
          <w:t xml:space="preserve">e assim ter </w:t>
        </w:r>
      </w:ins>
      <w:r w:rsidR="00051561">
        <w:t xml:space="preserve">a possibilidade de oferecer ao usuário do aplicativo dois jogos diferentes para buscar o engajamento dos visitantes do acervo físico. A </w:t>
      </w:r>
      <w:r w:rsidR="00051561">
        <w:fldChar w:fldCharType="begin"/>
      </w:r>
      <w:r w:rsidR="00051561">
        <w:instrText xml:space="preserve"> REF _Ref184250441 \h </w:instrText>
      </w:r>
      <w:r w:rsidR="00051561">
        <w:fldChar w:fldCharType="separate"/>
      </w:r>
      <w:r w:rsidR="00051561">
        <w:t xml:space="preserve">Figura </w:t>
      </w:r>
      <w:r w:rsidR="00051561">
        <w:rPr>
          <w:noProof/>
        </w:rPr>
        <w:t>10</w:t>
      </w:r>
      <w:r w:rsidR="00051561">
        <w:fldChar w:fldCharType="end"/>
      </w:r>
      <w:r w:rsidR="00051561">
        <w:t xml:space="preserve"> representa a tela inicial do </w:t>
      </w:r>
      <w:r w:rsidR="00051561" w:rsidRPr="00051561">
        <w:rPr>
          <w:rStyle w:val="TF-COURIER10"/>
        </w:rPr>
        <w:t xml:space="preserve">Retro </w:t>
      </w:r>
      <w:proofErr w:type="spellStart"/>
      <w:r w:rsidR="00051561" w:rsidRPr="00051561">
        <w:rPr>
          <w:rStyle w:val="TF-COURIER10"/>
        </w:rPr>
        <w:t>Quizz</w:t>
      </w:r>
      <w:proofErr w:type="spellEnd"/>
      <w:r w:rsidR="00051561" w:rsidRPr="00051561">
        <w:t>.</w:t>
      </w:r>
    </w:p>
    <w:p w14:paraId="091D3970" w14:textId="78B86449" w:rsidR="00051561" w:rsidRDefault="00051561" w:rsidP="00051561">
      <w:pPr>
        <w:pStyle w:val="TF-LEGENDA"/>
      </w:pPr>
      <w:bookmarkStart w:id="403" w:name="_Ref184250441"/>
      <w:r>
        <w:lastRenderedPageBreak/>
        <w:t xml:space="preserve">Figura </w:t>
      </w:r>
      <w:fldSimple w:instr=" SEQ Figura \* ARABIC ">
        <w:r w:rsidR="00310775">
          <w:rPr>
            <w:noProof/>
          </w:rPr>
          <w:t>10</w:t>
        </w:r>
      </w:fldSimple>
      <w:bookmarkEnd w:id="403"/>
      <w:r>
        <w:t xml:space="preserve"> – Tela inicial do </w:t>
      </w:r>
      <w:proofErr w:type="spellStart"/>
      <w:r>
        <w:t>Quizz</w:t>
      </w:r>
      <w:proofErr w:type="spellEnd"/>
    </w:p>
    <w:p w14:paraId="53AFD06F" w14:textId="564D4BCB" w:rsidR="00051561" w:rsidRDefault="00051561" w:rsidP="00051561">
      <w:pPr>
        <w:pStyle w:val="TF-FIGURA"/>
      </w:pPr>
      <w:r w:rsidRPr="00051561">
        <w:rPr>
          <w:noProof/>
        </w:rPr>
        <w:drawing>
          <wp:inline distT="0" distB="0" distL="0" distR="0" wp14:anchorId="46F8203B" wp14:editId="294869B2">
            <wp:extent cx="2711395" cy="5476429"/>
            <wp:effectExtent l="19050" t="19050" r="13335" b="10160"/>
            <wp:docPr id="3021280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1870" cy="5497587"/>
                    </a:xfrm>
                    <a:prstGeom prst="rect">
                      <a:avLst/>
                    </a:prstGeom>
                    <a:noFill/>
                    <a:ln>
                      <a:solidFill>
                        <a:schemeClr val="tx1"/>
                      </a:solidFill>
                    </a:ln>
                  </pic:spPr>
                </pic:pic>
              </a:graphicData>
            </a:graphic>
          </wp:inline>
        </w:drawing>
      </w:r>
    </w:p>
    <w:p w14:paraId="1DF576AE" w14:textId="59809367" w:rsidR="00051561" w:rsidRDefault="00051561" w:rsidP="00051561">
      <w:pPr>
        <w:pStyle w:val="TF-FONTE"/>
      </w:pPr>
      <w:r>
        <w:t>Fonte: elaborado pelos autores (2024).</w:t>
      </w:r>
    </w:p>
    <w:p w14:paraId="255BB737" w14:textId="707800B8" w:rsidR="00051561" w:rsidRDefault="00051561" w:rsidP="00051561">
      <w:pPr>
        <w:pStyle w:val="TF-TEXTO"/>
      </w:pPr>
      <w:r>
        <w:t xml:space="preserve">A </w:t>
      </w:r>
      <w:del w:id="404" w:author="Dalton Solano dos Reis" w:date="2024-12-07T10:10:00Z" w16du:dateUtc="2024-12-07T13:10:00Z">
        <w:r w:rsidDel="00E73933">
          <w:delText xml:space="preserve">figura </w:delText>
        </w:r>
      </w:del>
      <w:ins w:id="405" w:author="Dalton Solano dos Reis" w:date="2024-12-07T10:10:00Z" w16du:dateUtc="2024-12-07T13:10:00Z">
        <w:r w:rsidR="00E73933">
          <w:fldChar w:fldCharType="begin"/>
        </w:r>
        <w:r w:rsidR="00E73933">
          <w:instrText xml:space="preserve"> REF _Ref184458616 \h </w:instrText>
        </w:r>
        <w:r w:rsidR="00E73933">
          <w:fldChar w:fldCharType="separate"/>
        </w:r>
        <w:r w:rsidR="00E73933">
          <w:t xml:space="preserve">Figura </w:t>
        </w:r>
        <w:r w:rsidR="00E73933">
          <w:rPr>
            <w:noProof/>
          </w:rPr>
          <w:t>11</w:t>
        </w:r>
        <w:r w:rsidR="00E73933">
          <w:fldChar w:fldCharType="end"/>
        </w:r>
        <w:r w:rsidR="00E73933">
          <w:t xml:space="preserve"> </w:t>
        </w:r>
      </w:ins>
      <w:del w:id="406" w:author="Dalton Solano dos Reis" w:date="2024-12-07T10:10:00Z" w16du:dateUtc="2024-12-07T13:10:00Z">
        <w:r w:rsidDel="00E73933">
          <w:delText xml:space="preserve">evidencia </w:delText>
        </w:r>
      </w:del>
      <w:ins w:id="407" w:author="Dalton Solano dos Reis" w:date="2024-12-07T10:10:00Z" w16du:dateUtc="2024-12-07T13:10:00Z">
        <w:r w:rsidR="00E73933">
          <w:t>mostra</w:t>
        </w:r>
        <w:r w:rsidR="00E73933">
          <w:t xml:space="preserve"> </w:t>
        </w:r>
      </w:ins>
      <w:r>
        <w:t xml:space="preserve">um </w:t>
      </w:r>
      <w:proofErr w:type="spellStart"/>
      <w:r w:rsidRPr="00E73933">
        <w:rPr>
          <w:i/>
          <w:iCs/>
          <w:rPrChange w:id="408" w:author="Dalton Solano dos Reis" w:date="2024-12-07T10:10:00Z" w16du:dateUtc="2024-12-07T13:10:00Z">
            <w:rPr/>
          </w:rPrChange>
        </w:rPr>
        <w:t>quizz</w:t>
      </w:r>
      <w:proofErr w:type="spellEnd"/>
      <w:r>
        <w:t xml:space="preserve"> de caça às peças randomizado, que apresent</w:t>
      </w:r>
      <w:ins w:id="409" w:author="Dalton Solano dos Reis" w:date="2024-12-07T10:10:00Z" w16du:dateUtc="2024-12-07T13:10:00Z">
        <w:r w:rsidR="00E73933">
          <w:t>a</w:t>
        </w:r>
      </w:ins>
      <w:del w:id="410" w:author="Dalton Solano dos Reis" w:date="2024-12-07T10:10:00Z" w16du:dateUtc="2024-12-07T13:10:00Z">
        <w:r w:rsidDel="00E73933">
          <w:delText>ou</w:delText>
        </w:r>
      </w:del>
      <w:r>
        <w:t xml:space="preserve"> ao usuário uma imagem </w:t>
      </w:r>
      <w:r w:rsidR="006E6E90">
        <w:t xml:space="preserve">aleatória de uma das peças catalogadas no acervo digital. A função do visitante é encontrar a peça em questão na exposição física e apontar a câmera do seu dispositivo móvel para o QR </w:t>
      </w:r>
      <w:proofErr w:type="spellStart"/>
      <w:r w:rsidR="006E6E90">
        <w:t>Code</w:t>
      </w:r>
      <w:proofErr w:type="spellEnd"/>
      <w:r w:rsidR="006E6E90">
        <w:t xml:space="preserve"> </w:t>
      </w:r>
      <w:del w:id="411" w:author="Dalton Solano dos Reis" w:date="2024-12-07T10:10:00Z" w16du:dateUtc="2024-12-07T13:10:00Z">
        <w:r w:rsidR="006E6E90" w:rsidDel="00E73933">
          <w:delText xml:space="preserve">anexo </w:delText>
        </w:r>
      </w:del>
      <w:ins w:id="412" w:author="Dalton Solano dos Reis" w:date="2024-12-07T10:10:00Z" w16du:dateUtc="2024-12-07T13:10:00Z">
        <w:r w:rsidR="00E73933">
          <w:t>junto</w:t>
        </w:r>
        <w:r w:rsidR="00E73933">
          <w:t xml:space="preserve"> </w:t>
        </w:r>
      </w:ins>
      <w:r w:rsidR="006E6E90">
        <w:t>à peça.</w:t>
      </w:r>
    </w:p>
    <w:p w14:paraId="65F9A517" w14:textId="103109E6" w:rsidR="006E6E90" w:rsidRDefault="006E6E90" w:rsidP="006E6E90">
      <w:pPr>
        <w:pStyle w:val="TF-LEGENDA"/>
      </w:pPr>
      <w:bookmarkStart w:id="413" w:name="_Ref184458616"/>
      <w:r>
        <w:lastRenderedPageBreak/>
        <w:t xml:space="preserve">Figura </w:t>
      </w:r>
      <w:fldSimple w:instr=" SEQ Figura \* ARABIC ">
        <w:r w:rsidR="00310775">
          <w:rPr>
            <w:noProof/>
          </w:rPr>
          <w:t>11</w:t>
        </w:r>
      </w:fldSimple>
      <w:bookmarkEnd w:id="413"/>
      <w:r>
        <w:t xml:space="preserve"> – Caça às peças</w:t>
      </w:r>
    </w:p>
    <w:p w14:paraId="776E0FF4" w14:textId="60CA73F0" w:rsidR="006E6E90" w:rsidRDefault="006E6E90" w:rsidP="006E6E90">
      <w:pPr>
        <w:pStyle w:val="TF-FIGURA"/>
      </w:pPr>
      <w:r>
        <w:rPr>
          <w:noProof/>
        </w:rPr>
        <w:drawing>
          <wp:inline distT="0" distB="0" distL="0" distR="0" wp14:anchorId="6B3E5082" wp14:editId="02FC6F59">
            <wp:extent cx="2748676" cy="5597719"/>
            <wp:effectExtent l="19050" t="19050" r="13970" b="22225"/>
            <wp:docPr id="126356793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0238" cy="5621265"/>
                    </a:xfrm>
                    <a:prstGeom prst="rect">
                      <a:avLst/>
                    </a:prstGeom>
                    <a:noFill/>
                    <a:ln>
                      <a:solidFill>
                        <a:schemeClr val="tx1"/>
                      </a:solidFill>
                    </a:ln>
                  </pic:spPr>
                </pic:pic>
              </a:graphicData>
            </a:graphic>
          </wp:inline>
        </w:drawing>
      </w:r>
    </w:p>
    <w:p w14:paraId="32EFC253" w14:textId="005B5407" w:rsidR="006E6E90" w:rsidRDefault="006E6E90" w:rsidP="006E6E90">
      <w:pPr>
        <w:pStyle w:val="TF-FONTE"/>
      </w:pPr>
      <w:r>
        <w:t>Fonte: elaborada pelos autores (2024).</w:t>
      </w:r>
    </w:p>
    <w:p w14:paraId="5B5C18F2" w14:textId="08B33FF9" w:rsidR="006E6E90" w:rsidRDefault="006E6E90" w:rsidP="006E6E90">
      <w:pPr>
        <w:pStyle w:val="TF-TEXTO"/>
      </w:pPr>
      <w:r w:rsidRPr="006E6E90">
        <w:t xml:space="preserve">Cada funcionalidade do aplicativo foi projetada para oferecer feedback visual e textual ao usuário, como as mensagens de sucesso ou erro no módulo de jogos educativos. </w:t>
      </w:r>
      <w:r>
        <w:t xml:space="preserve">A </w:t>
      </w:r>
      <w:r>
        <w:fldChar w:fldCharType="begin"/>
      </w:r>
      <w:r>
        <w:instrText xml:space="preserve"> REF _Ref184251267 \h </w:instrText>
      </w:r>
      <w:r>
        <w:fldChar w:fldCharType="separate"/>
      </w:r>
      <w:r>
        <w:t xml:space="preserve">Figura </w:t>
      </w:r>
      <w:r>
        <w:rPr>
          <w:noProof/>
        </w:rPr>
        <w:t>12</w:t>
      </w:r>
      <w:r>
        <w:fldChar w:fldCharType="end"/>
      </w:r>
      <w:r>
        <w:t xml:space="preserve"> mostra a mensagem de sucesso em tela caso o usuário tenha localizado a peça correta na exposição física.</w:t>
      </w:r>
    </w:p>
    <w:p w14:paraId="1A1FF452" w14:textId="153A6A31" w:rsidR="006E6E90" w:rsidRDefault="006E6E90" w:rsidP="006E6E90">
      <w:pPr>
        <w:pStyle w:val="TF-LEGENDA"/>
      </w:pPr>
      <w:bookmarkStart w:id="414" w:name="_Ref184251267"/>
      <w:r>
        <w:lastRenderedPageBreak/>
        <w:t xml:space="preserve">Figura </w:t>
      </w:r>
      <w:fldSimple w:instr=" SEQ Figura \* ARABIC ">
        <w:r w:rsidR="00310775">
          <w:rPr>
            <w:noProof/>
          </w:rPr>
          <w:t>12</w:t>
        </w:r>
      </w:fldSimple>
      <w:bookmarkEnd w:id="414"/>
      <w:r>
        <w:t xml:space="preserve"> – Mensagem de sucesso</w:t>
      </w:r>
    </w:p>
    <w:p w14:paraId="3683AE15" w14:textId="54D7A2FF" w:rsidR="006E6E90" w:rsidRDefault="006E6E90" w:rsidP="006E6E90">
      <w:pPr>
        <w:pStyle w:val="TF-FIGURA"/>
      </w:pPr>
      <w:r>
        <w:rPr>
          <w:noProof/>
        </w:rPr>
        <w:drawing>
          <wp:inline distT="0" distB="0" distL="0" distR="0" wp14:anchorId="77879DE5" wp14:editId="1EC4E7C7">
            <wp:extent cx="2695492" cy="5469517"/>
            <wp:effectExtent l="19050" t="19050" r="10160" b="17145"/>
            <wp:docPr id="158510707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7526" cy="5493937"/>
                    </a:xfrm>
                    <a:prstGeom prst="rect">
                      <a:avLst/>
                    </a:prstGeom>
                    <a:noFill/>
                    <a:ln>
                      <a:solidFill>
                        <a:schemeClr val="tx1"/>
                      </a:solidFill>
                    </a:ln>
                  </pic:spPr>
                </pic:pic>
              </a:graphicData>
            </a:graphic>
          </wp:inline>
        </w:drawing>
      </w:r>
    </w:p>
    <w:p w14:paraId="14522D65" w14:textId="40E406E1" w:rsidR="006E6E90" w:rsidRDefault="006E6E90" w:rsidP="006E6E90">
      <w:pPr>
        <w:pStyle w:val="TF-FONTE"/>
      </w:pPr>
      <w:r>
        <w:t>Fonte: elaborada pelos autores (2024).</w:t>
      </w:r>
    </w:p>
    <w:p w14:paraId="2A2FC0C2" w14:textId="3F379388" w:rsidR="006E6E90" w:rsidRDefault="006E6E90" w:rsidP="006E6E90">
      <w:pPr>
        <w:pStyle w:val="TF-TEXTO"/>
      </w:pPr>
      <w:r>
        <w:t xml:space="preserve">Também foi realizada a simulação da escolha de uma peça incompatível com a imagem apresentada ao visitante. Nesse caso, a </w:t>
      </w:r>
      <w:r w:rsidR="00310775">
        <w:fldChar w:fldCharType="begin"/>
      </w:r>
      <w:r w:rsidR="00310775">
        <w:instrText xml:space="preserve"> REF _Ref184251520 \h </w:instrText>
      </w:r>
      <w:r w:rsidR="00310775">
        <w:fldChar w:fldCharType="separate"/>
      </w:r>
      <w:r w:rsidR="00310775">
        <w:t xml:space="preserve">Figura </w:t>
      </w:r>
      <w:r w:rsidR="00310775">
        <w:rPr>
          <w:noProof/>
        </w:rPr>
        <w:t>13</w:t>
      </w:r>
      <w:r w:rsidR="00310775">
        <w:fldChar w:fldCharType="end"/>
      </w:r>
      <w:r>
        <w:t xml:space="preserve"> representa a mensagem de erro</w:t>
      </w:r>
      <w:r w:rsidR="00310775">
        <w:t xml:space="preserve"> e indica a peça que deveria ter sido escaneada.</w:t>
      </w:r>
    </w:p>
    <w:p w14:paraId="7823ED5F" w14:textId="2B52A113" w:rsidR="00310775" w:rsidRDefault="00310775" w:rsidP="00310775">
      <w:pPr>
        <w:pStyle w:val="TF-LEGENDA"/>
      </w:pPr>
      <w:bookmarkStart w:id="415" w:name="_Ref184251520"/>
      <w:r>
        <w:lastRenderedPageBreak/>
        <w:t xml:space="preserve">Figura </w:t>
      </w:r>
      <w:fldSimple w:instr=" SEQ Figura \* ARABIC ">
        <w:r>
          <w:rPr>
            <w:noProof/>
          </w:rPr>
          <w:t>13</w:t>
        </w:r>
      </w:fldSimple>
      <w:bookmarkEnd w:id="415"/>
      <w:r>
        <w:t xml:space="preserve"> – Mensagem de erro</w:t>
      </w:r>
    </w:p>
    <w:p w14:paraId="43384883" w14:textId="19208AA0" w:rsidR="00310775" w:rsidRDefault="00310775" w:rsidP="00310775">
      <w:pPr>
        <w:pStyle w:val="TF-FIGURA"/>
      </w:pPr>
      <w:r>
        <w:rPr>
          <w:noProof/>
        </w:rPr>
        <w:drawing>
          <wp:inline distT="0" distB="0" distL="0" distR="0" wp14:anchorId="1AE57F21" wp14:editId="0BFA5CC0">
            <wp:extent cx="2576222" cy="5270384"/>
            <wp:effectExtent l="0" t="0" r="0" b="6985"/>
            <wp:docPr id="35597668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7542" cy="5293541"/>
                    </a:xfrm>
                    <a:prstGeom prst="rect">
                      <a:avLst/>
                    </a:prstGeom>
                    <a:noFill/>
                    <a:ln>
                      <a:noFill/>
                    </a:ln>
                  </pic:spPr>
                </pic:pic>
              </a:graphicData>
            </a:graphic>
          </wp:inline>
        </w:drawing>
      </w:r>
    </w:p>
    <w:p w14:paraId="72DE756A" w14:textId="7B55C3F1" w:rsidR="00310775" w:rsidRDefault="00310775" w:rsidP="00310775">
      <w:pPr>
        <w:pStyle w:val="TF-FONTE"/>
      </w:pPr>
      <w:r>
        <w:t>Fonte: elaborada pelos autores (2024).</w:t>
      </w:r>
    </w:p>
    <w:p w14:paraId="3A5F3037" w14:textId="187817C4" w:rsidR="00310775" w:rsidRDefault="00310775" w:rsidP="00310775">
      <w:pPr>
        <w:pStyle w:val="TF-TEXTO"/>
      </w:pPr>
      <w:r>
        <w:t>A última tela contempla o jogo de perguntas e respostas (</w:t>
      </w:r>
      <w:r w:rsidRPr="00310775">
        <w:rPr>
          <w:rStyle w:val="TF-COURIER10"/>
        </w:rPr>
        <w:t>Q&amp;A</w:t>
      </w:r>
      <w:r>
        <w:t xml:space="preserve">) do </w:t>
      </w:r>
      <w:proofErr w:type="spellStart"/>
      <w:r>
        <w:t>RetroTech</w:t>
      </w:r>
      <w:proofErr w:type="spellEnd"/>
      <w:ins w:id="416" w:author="Dalton Solano dos Reis" w:date="2024-12-07T10:11:00Z" w16du:dateUtc="2024-12-07T13:11:00Z">
        <w:r w:rsidR="00E73933">
          <w:t xml:space="preserve"> </w:t>
        </w:r>
        <w:proofErr w:type="spellStart"/>
        <w:r w:rsidR="00E73933">
          <w:t>Showcase</w:t>
        </w:r>
      </w:ins>
      <w:proofErr w:type="spellEnd"/>
      <w:r>
        <w:t xml:space="preserve">, onde o </w:t>
      </w:r>
      <w:r w:rsidRPr="00310775">
        <w:t>usuário responde a perguntas sobre as peças do acervo, testando seus conhecimentos. Após selecionar uma resposta, a aplicação apresenta uma tela de feedback com mensagens de acerto ou erro, reforçando o aprendizado. Em ambos os casos, há opções para jogar novamente, incentivando a continuidade da interação.</w:t>
      </w:r>
    </w:p>
    <w:p w14:paraId="0412DB5C" w14:textId="7C55DBA8" w:rsidR="00310775" w:rsidRPr="00310775" w:rsidRDefault="00310775" w:rsidP="00BD66E9">
      <w:pPr>
        <w:pStyle w:val="TF-FIGURA"/>
      </w:pPr>
      <w:r>
        <w:rPr>
          <w:noProof/>
        </w:rPr>
        <w:lastRenderedPageBreak/>
        <w:drawing>
          <wp:inline distT="0" distB="0" distL="0" distR="0" wp14:anchorId="7B0D8380" wp14:editId="174FDE51">
            <wp:extent cx="2994652" cy="6098651"/>
            <wp:effectExtent l="19050" t="19050" r="15875" b="16510"/>
            <wp:docPr id="81402946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022" cy="6109587"/>
                    </a:xfrm>
                    <a:prstGeom prst="rect">
                      <a:avLst/>
                    </a:prstGeom>
                    <a:noFill/>
                    <a:ln>
                      <a:solidFill>
                        <a:schemeClr val="tx1"/>
                      </a:solidFill>
                    </a:ln>
                  </pic:spPr>
                </pic:pic>
              </a:graphicData>
            </a:graphic>
          </wp:inline>
        </w:drawing>
      </w:r>
    </w:p>
    <w:p w14:paraId="1628C32A" w14:textId="77777777" w:rsidR="007E3F5D" w:rsidRDefault="007E3F5D" w:rsidP="007E3F5D">
      <w:pPr>
        <w:pStyle w:val="Ttulo2"/>
      </w:pPr>
      <w:bookmarkStart w:id="417" w:name="_Toc54164920"/>
      <w:bookmarkStart w:id="418" w:name="_Toc54165674"/>
      <w:bookmarkStart w:id="419" w:name="_Toc54169332"/>
      <w:bookmarkStart w:id="420" w:name="_Toc96347438"/>
      <w:bookmarkStart w:id="421" w:name="_Toc96357722"/>
      <w:bookmarkStart w:id="422" w:name="_Toc96491865"/>
      <w:bookmarkStart w:id="423" w:name="_Toc184063314"/>
      <w:commentRangeStart w:id="424"/>
      <w:r w:rsidRPr="00E73933">
        <w:rPr>
          <w:highlight w:val="yellow"/>
          <w:rPrChange w:id="425" w:author="Dalton Solano dos Reis" w:date="2024-12-07T10:12:00Z" w16du:dateUtc="2024-12-07T13:12:00Z">
            <w:rPr/>
          </w:rPrChange>
        </w:rPr>
        <w:t>RESULTADOS</w:t>
      </w:r>
      <w:commentRangeEnd w:id="424"/>
      <w:r w:rsidR="00E73933">
        <w:rPr>
          <w:rStyle w:val="Refdecomentrio"/>
          <w:caps w:val="0"/>
          <w:color w:val="auto"/>
        </w:rPr>
        <w:commentReference w:id="424"/>
      </w:r>
      <w:r>
        <w:t xml:space="preserve"> E DISCUSS</w:t>
      </w:r>
      <w:bookmarkEnd w:id="417"/>
      <w:bookmarkEnd w:id="418"/>
      <w:bookmarkEnd w:id="419"/>
      <w:bookmarkEnd w:id="420"/>
      <w:bookmarkEnd w:id="421"/>
      <w:bookmarkEnd w:id="422"/>
      <w:r>
        <w:t>ões</w:t>
      </w:r>
      <w:bookmarkEnd w:id="423"/>
    </w:p>
    <w:p w14:paraId="34D3D0F0" w14:textId="77777777" w:rsidR="007E3F5D" w:rsidRDefault="007E3F5D" w:rsidP="007E3F5D">
      <w:pPr>
        <w:pStyle w:val="TF-TEXTO"/>
      </w:pPr>
      <w:r>
        <w:t xml:space="preserve">[Apresentar os resultados obtidos e confrontar com os trabalhos correlatos apresentados na fundamentação teórica. Apresentar, preferencialmente em forma de gráficos ou tabelas, os testes e avaliações realizadas, fazendo comentários sobre </w:t>
      </w:r>
      <w:proofErr w:type="gramStart"/>
      <w:r>
        <w:t>os mesmos</w:t>
      </w:r>
      <w:proofErr w:type="gramEnd"/>
      <w:r>
        <w:t>.]</w:t>
      </w:r>
    </w:p>
    <w:p w14:paraId="3D03673F" w14:textId="77777777" w:rsidR="007E3F5D" w:rsidRPr="00E73933" w:rsidRDefault="007E3F5D" w:rsidP="007E3F5D">
      <w:pPr>
        <w:pStyle w:val="Ttulo1"/>
        <w:rPr>
          <w:highlight w:val="yellow"/>
          <w:rPrChange w:id="426" w:author="Dalton Solano dos Reis" w:date="2024-12-07T10:12:00Z" w16du:dateUtc="2024-12-07T13:12:00Z">
            <w:rPr/>
          </w:rPrChange>
        </w:rPr>
      </w:pPr>
      <w:bookmarkStart w:id="427" w:name="_Toc54164921"/>
      <w:bookmarkStart w:id="428" w:name="_Toc54165675"/>
      <w:bookmarkStart w:id="429" w:name="_Toc54169333"/>
      <w:bookmarkStart w:id="430" w:name="_Toc96347439"/>
      <w:bookmarkStart w:id="431" w:name="_Toc96357723"/>
      <w:bookmarkStart w:id="432" w:name="_Toc96491866"/>
      <w:bookmarkStart w:id="433" w:name="_Toc184063315"/>
      <w:commentRangeStart w:id="434"/>
      <w:r w:rsidRPr="00E73933">
        <w:rPr>
          <w:highlight w:val="yellow"/>
          <w:rPrChange w:id="435" w:author="Dalton Solano dos Reis" w:date="2024-12-07T10:12:00Z" w16du:dateUtc="2024-12-07T13:12:00Z">
            <w:rPr/>
          </w:rPrChange>
        </w:rPr>
        <w:lastRenderedPageBreak/>
        <w:t>CONCLUSÕES</w:t>
      </w:r>
      <w:bookmarkEnd w:id="427"/>
      <w:bookmarkEnd w:id="428"/>
      <w:bookmarkEnd w:id="429"/>
      <w:bookmarkEnd w:id="430"/>
      <w:bookmarkEnd w:id="431"/>
      <w:bookmarkEnd w:id="432"/>
      <w:bookmarkEnd w:id="433"/>
      <w:commentRangeEnd w:id="434"/>
      <w:r w:rsidR="00E73933" w:rsidRPr="00E73933">
        <w:rPr>
          <w:rStyle w:val="Refdecomentrio"/>
          <w:b w:val="0"/>
          <w:caps w:val="0"/>
          <w:highlight w:val="yellow"/>
          <w:rPrChange w:id="436" w:author="Dalton Solano dos Reis" w:date="2024-12-07T10:12:00Z" w16du:dateUtc="2024-12-07T13:12:00Z">
            <w:rPr>
              <w:rStyle w:val="Refdecomentrio"/>
              <w:b w:val="0"/>
              <w:caps w:val="0"/>
            </w:rPr>
          </w:rPrChange>
        </w:rPr>
        <w:commentReference w:id="434"/>
      </w:r>
    </w:p>
    <w:p w14:paraId="469CB07B" w14:textId="77777777" w:rsidR="007E3F5D" w:rsidRDefault="007E3F5D" w:rsidP="007E3F5D">
      <w:pPr>
        <w:pStyle w:val="TF-TEXTO"/>
      </w:pPr>
      <w: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p>
    <w:p w14:paraId="042B3B4D" w14:textId="77777777" w:rsidR="007E3F5D" w:rsidRDefault="007E3F5D" w:rsidP="007E3F5D">
      <w:pPr>
        <w:pStyle w:val="TF-TEXTO"/>
      </w:pPr>
      <w:r>
        <w:t>[Deve-se também incluir aqui as principais vantagens do seu trabalho e limitações.]</w:t>
      </w:r>
    </w:p>
    <w:p w14:paraId="098E9992" w14:textId="77777777" w:rsidR="007E3F5D" w:rsidRDefault="007E3F5D" w:rsidP="007E3F5D">
      <w:pPr>
        <w:pStyle w:val="Ttulo2"/>
      </w:pPr>
      <w:bookmarkStart w:id="437" w:name="_Toc54164922"/>
      <w:bookmarkStart w:id="438" w:name="_Toc54165676"/>
      <w:bookmarkStart w:id="439" w:name="_Toc54169334"/>
      <w:bookmarkStart w:id="440" w:name="_Toc96347440"/>
      <w:bookmarkStart w:id="441" w:name="_Toc96357724"/>
      <w:bookmarkStart w:id="442" w:name="_Toc96491867"/>
      <w:bookmarkStart w:id="443" w:name="_Toc184063316"/>
      <w:r>
        <w:t>EXTENSÕES</w:t>
      </w:r>
      <w:bookmarkEnd w:id="437"/>
      <w:bookmarkEnd w:id="438"/>
      <w:bookmarkEnd w:id="439"/>
      <w:bookmarkEnd w:id="440"/>
      <w:bookmarkEnd w:id="441"/>
      <w:bookmarkEnd w:id="442"/>
      <w:bookmarkEnd w:id="443"/>
    </w:p>
    <w:p w14:paraId="3EA62A0A" w14:textId="77777777" w:rsidR="007E3F5D" w:rsidRDefault="007E3F5D" w:rsidP="007E3F5D">
      <w:pPr>
        <w:pStyle w:val="TF-TEXTO"/>
      </w:pPr>
      <w:r>
        <w:t>[Sugestões para trabalhos futuros.]</w:t>
      </w:r>
    </w:p>
    <w:p w14:paraId="1A31288E" w14:textId="5298B58E" w:rsidR="007E3F5D" w:rsidRDefault="007E3F5D" w:rsidP="00F11952">
      <w:pPr>
        <w:pStyle w:val="TF-refernciasbibliogrficasTTULO"/>
      </w:pPr>
      <w:bookmarkStart w:id="444" w:name="_Toc419598588"/>
      <w:bookmarkStart w:id="445" w:name="_Toc420721330"/>
      <w:bookmarkStart w:id="446" w:name="_Toc420721484"/>
      <w:bookmarkStart w:id="447" w:name="_Toc420721575"/>
      <w:bookmarkStart w:id="448" w:name="_Toc420721781"/>
      <w:bookmarkStart w:id="449" w:name="_Toc420723222"/>
      <w:bookmarkStart w:id="450" w:name="_Toc482682385"/>
      <w:bookmarkStart w:id="451" w:name="_Toc54169335"/>
      <w:bookmarkStart w:id="452" w:name="_Toc96491868"/>
      <w:bookmarkStart w:id="453" w:name="_Toc184063317"/>
      <w:commentRangeStart w:id="454"/>
      <w:r>
        <w:lastRenderedPageBreak/>
        <w:t>Referências</w:t>
      </w:r>
      <w:bookmarkEnd w:id="444"/>
      <w:bookmarkEnd w:id="445"/>
      <w:bookmarkEnd w:id="446"/>
      <w:bookmarkEnd w:id="447"/>
      <w:bookmarkEnd w:id="448"/>
      <w:bookmarkEnd w:id="449"/>
      <w:bookmarkEnd w:id="450"/>
      <w:bookmarkEnd w:id="451"/>
      <w:bookmarkEnd w:id="452"/>
      <w:bookmarkEnd w:id="453"/>
      <w:commentRangeEnd w:id="454"/>
      <w:r w:rsidR="00EB5247">
        <w:rPr>
          <w:rStyle w:val="Refdecomentrio"/>
          <w:rFonts w:ascii="Times New Roman" w:hAnsi="Times New Roman"/>
          <w:b w:val="0"/>
          <w:caps w:val="0"/>
        </w:rPr>
        <w:commentReference w:id="454"/>
      </w:r>
    </w:p>
    <w:p w14:paraId="2027E8A0" w14:textId="4C44756E" w:rsidR="00FD0282" w:rsidRPr="00FD0282" w:rsidRDefault="00FD0282" w:rsidP="00FD0282">
      <w:pPr>
        <w:pStyle w:val="TF-refernciasITEM"/>
      </w:pPr>
      <w:commentRangeStart w:id="455"/>
      <w:r w:rsidRPr="00B02815">
        <w:rPr>
          <w:lang w:val="en-US"/>
        </w:rPr>
        <w:t xml:space="preserve">APPLE </w:t>
      </w:r>
      <w:commentRangeEnd w:id="455"/>
      <w:r w:rsidR="003E2E77">
        <w:rPr>
          <w:rStyle w:val="Refdecomentrio"/>
        </w:rPr>
        <w:commentReference w:id="455"/>
      </w:r>
      <w:r w:rsidRPr="00B02815">
        <w:rPr>
          <w:lang w:val="en-US"/>
        </w:rPr>
        <w:t xml:space="preserve">INC. </w:t>
      </w:r>
      <w:r w:rsidRPr="00B02815">
        <w:rPr>
          <w:b/>
          <w:bCs/>
          <w:lang w:val="en-US"/>
        </w:rPr>
        <w:t>Human Interface Guidelines</w:t>
      </w:r>
      <w:r w:rsidRPr="00B02815">
        <w:rPr>
          <w:lang w:val="en-US"/>
        </w:rPr>
        <w:t xml:space="preserve">. </w:t>
      </w:r>
      <w:r w:rsidRPr="00FD0282">
        <w:t>Disponível em: https://developer.apple.com/design/human-interface-guidelines/. Acesso em: 30 out. 2024.</w:t>
      </w:r>
    </w:p>
    <w:p w14:paraId="36630AE3" w14:textId="00342C15" w:rsidR="00FD0282" w:rsidRPr="00FD0282" w:rsidRDefault="00FD0282" w:rsidP="00FD0282">
      <w:pPr>
        <w:pStyle w:val="TF-refernciasITEM"/>
      </w:pPr>
      <w:r w:rsidRPr="00FD0282">
        <w:t xml:space="preserve">BONATTO, A. </w:t>
      </w:r>
      <w:r w:rsidRPr="00F11952">
        <w:rPr>
          <w:b/>
          <w:bCs/>
        </w:rPr>
        <w:t>História da computação: importância e desafios na preservação</w:t>
      </w:r>
      <w:r w:rsidRPr="00FD0282">
        <w:t>. Porto Alegre: Museu de Ciência e Tecnologia da PUC-RS, 2019.</w:t>
      </w:r>
    </w:p>
    <w:p w14:paraId="358900EB" w14:textId="6590D47A" w:rsidR="00FD0282" w:rsidRPr="00B02815" w:rsidRDefault="00FD0282" w:rsidP="00FD0282">
      <w:pPr>
        <w:pStyle w:val="TF-refernciasITEM"/>
        <w:rPr>
          <w:lang w:val="en-US"/>
        </w:rPr>
      </w:pPr>
      <w:r w:rsidRPr="00B02815">
        <w:rPr>
          <w:lang w:val="en-US"/>
        </w:rPr>
        <w:t xml:space="preserve">CAMERON, F.; KENDERDINE, S. </w:t>
      </w:r>
      <w:r w:rsidRPr="00B02815">
        <w:rPr>
          <w:b/>
          <w:bCs/>
          <w:lang w:val="en-US"/>
        </w:rPr>
        <w:t>Theorizing digital cultural heritage: a critical discourse</w:t>
      </w:r>
      <w:r w:rsidRPr="00B02815">
        <w:rPr>
          <w:lang w:val="en-US"/>
        </w:rPr>
        <w:t>. Cambridge, MIT Press, 2007.</w:t>
      </w:r>
    </w:p>
    <w:p w14:paraId="49B0CCAA" w14:textId="34BD847F" w:rsidR="00FD0282" w:rsidRPr="00B02815" w:rsidRDefault="00FD0282" w:rsidP="00FD0282">
      <w:pPr>
        <w:pStyle w:val="TF-refernciasITEM"/>
        <w:rPr>
          <w:lang w:val="en-US"/>
        </w:rPr>
      </w:pPr>
      <w:r w:rsidRPr="00B02815">
        <w:rPr>
          <w:lang w:val="en-US"/>
        </w:rPr>
        <w:t xml:space="preserve">GRUBER, T. </w:t>
      </w:r>
      <w:r w:rsidRPr="00B02815">
        <w:rPr>
          <w:b/>
          <w:bCs/>
          <w:lang w:val="en-US"/>
        </w:rPr>
        <w:t>A translation approach to portable ontology specifications. Knowledge Acquisition</w:t>
      </w:r>
      <w:r w:rsidRPr="00B02815">
        <w:rPr>
          <w:lang w:val="en-US"/>
        </w:rPr>
        <w:t>, v. 5, n. 2, p. 199-220, 1993.</w:t>
      </w:r>
    </w:p>
    <w:p w14:paraId="3C588E94" w14:textId="48A31DDD" w:rsidR="00FD0282" w:rsidRPr="00B02815" w:rsidRDefault="00FD0282" w:rsidP="00FD0282">
      <w:pPr>
        <w:pStyle w:val="TF-refernciasITEM"/>
        <w:rPr>
          <w:lang w:val="en-US"/>
        </w:rPr>
      </w:pPr>
      <w:r w:rsidRPr="00B02815">
        <w:rPr>
          <w:lang w:val="en-US"/>
        </w:rPr>
        <w:t>ISO 15836-2:2019</w:t>
      </w:r>
      <w:r w:rsidRPr="00B02815">
        <w:rPr>
          <w:b/>
          <w:bCs/>
          <w:lang w:val="en-US"/>
        </w:rPr>
        <w:t>. The Dublin Core Metadata Element Set</w:t>
      </w:r>
      <w:r w:rsidRPr="00B02815">
        <w:rPr>
          <w:lang w:val="en-US"/>
        </w:rPr>
        <w:t>. Geneva: International Organization for Standardization, 2019.</w:t>
      </w:r>
    </w:p>
    <w:p w14:paraId="5B79552E" w14:textId="3C093781" w:rsidR="00FD0282" w:rsidRPr="00B02815" w:rsidRDefault="00FD0282" w:rsidP="00FD0282">
      <w:pPr>
        <w:pStyle w:val="TF-refernciasITEM"/>
        <w:rPr>
          <w:lang w:val="en-US"/>
        </w:rPr>
      </w:pPr>
      <w:r w:rsidRPr="00B02815">
        <w:rPr>
          <w:lang w:val="en-US"/>
        </w:rPr>
        <w:t xml:space="preserve">ISO 21127:2014. </w:t>
      </w:r>
      <w:r w:rsidRPr="00B02815">
        <w:rPr>
          <w:b/>
          <w:bCs/>
          <w:lang w:val="en-US"/>
        </w:rPr>
        <w:t>Information and documentation – A reference ontology for the interchange of cultural heritage information</w:t>
      </w:r>
      <w:r w:rsidRPr="00B02815">
        <w:rPr>
          <w:lang w:val="en-US"/>
        </w:rPr>
        <w:t>. Geneva: International Organization for Standardization, 2014.</w:t>
      </w:r>
    </w:p>
    <w:p w14:paraId="34C26524" w14:textId="23C447F5" w:rsidR="00FD0282" w:rsidRPr="00B02815" w:rsidRDefault="00FD0282" w:rsidP="00FD0282">
      <w:pPr>
        <w:pStyle w:val="TF-refernciasITEM"/>
        <w:rPr>
          <w:lang w:val="en-US"/>
        </w:rPr>
      </w:pPr>
      <w:r w:rsidRPr="00B02815">
        <w:rPr>
          <w:lang w:val="en-US"/>
        </w:rPr>
        <w:t xml:space="preserve">KACZMARCZYK, P. </w:t>
      </w:r>
      <w:r w:rsidRPr="00B02815">
        <w:rPr>
          <w:b/>
          <w:bCs/>
          <w:lang w:val="en-US"/>
        </w:rPr>
        <w:t>Computing history and the preservation of digital heritage</w:t>
      </w:r>
      <w:r w:rsidRPr="00B02815">
        <w:rPr>
          <w:lang w:val="en-US"/>
        </w:rPr>
        <w:t>. New York: Springer, 2019.</w:t>
      </w:r>
    </w:p>
    <w:p w14:paraId="6F489DCB" w14:textId="0E6069B7" w:rsidR="00FD0282" w:rsidRPr="00FD0282" w:rsidRDefault="00FD0282" w:rsidP="00FD0282">
      <w:pPr>
        <w:pStyle w:val="TF-refernciasITEM"/>
      </w:pPr>
      <w:r w:rsidRPr="00B02815">
        <w:rPr>
          <w:lang w:val="en-US"/>
        </w:rPr>
        <w:t xml:space="preserve">PARRY, R. </w:t>
      </w:r>
      <w:r w:rsidRPr="00B02815">
        <w:rPr>
          <w:b/>
          <w:bCs/>
          <w:lang w:val="en-US"/>
        </w:rPr>
        <w:t>Museums in a digital age</w:t>
      </w:r>
      <w:r w:rsidRPr="00B02815">
        <w:rPr>
          <w:lang w:val="en-US"/>
        </w:rPr>
        <w:t xml:space="preserve">. </w:t>
      </w:r>
      <w:r w:rsidRPr="00FD0282">
        <w:t xml:space="preserve">London: </w:t>
      </w:r>
      <w:proofErr w:type="spellStart"/>
      <w:r w:rsidRPr="00FD0282">
        <w:t>Routledge</w:t>
      </w:r>
      <w:proofErr w:type="spellEnd"/>
      <w:r w:rsidRPr="00FD0282">
        <w:t>, 2010.</w:t>
      </w:r>
    </w:p>
    <w:p w14:paraId="0AEABE46" w14:textId="39946E83" w:rsidR="00FD0282" w:rsidRPr="00FD0282" w:rsidRDefault="00FD0282" w:rsidP="00FD0282">
      <w:pPr>
        <w:pStyle w:val="TF-refernciasITEM"/>
      </w:pPr>
      <w:commentRangeStart w:id="456"/>
      <w:r w:rsidRPr="00FD0282">
        <w:t>RETROSC</w:t>
      </w:r>
      <w:commentRangeEnd w:id="456"/>
      <w:r w:rsidR="00EB5247">
        <w:rPr>
          <w:rStyle w:val="Refdecomentrio"/>
        </w:rPr>
        <w:commentReference w:id="456"/>
      </w:r>
      <w:r w:rsidRPr="00FD0282">
        <w:t xml:space="preserve">. </w:t>
      </w:r>
      <w:r w:rsidRPr="00F11952">
        <w:rPr>
          <w:b/>
          <w:bCs/>
        </w:rPr>
        <w:t>Exposição histórica de equipamentos de computação no Brasil</w:t>
      </w:r>
      <w:r w:rsidRPr="00FD0282">
        <w:t>. Disponível em: http://www.retrosc.org.br. Acesso em: 15 set. 2024.</w:t>
      </w:r>
    </w:p>
    <w:p w14:paraId="03F86EFC" w14:textId="6C8BDA59" w:rsidR="00FD0282" w:rsidRPr="00FD0282" w:rsidRDefault="00FD0282" w:rsidP="00FD0282">
      <w:pPr>
        <w:pStyle w:val="TF-refernciasITEM"/>
      </w:pPr>
      <w:r w:rsidRPr="00B02815">
        <w:rPr>
          <w:lang w:val="en-US"/>
        </w:rPr>
        <w:t xml:space="preserve">RODRIGUES, A.; BARBEDO, F.; RUNA, L.; SANT’ANA, M. </w:t>
      </w:r>
      <w:r w:rsidRPr="00B02815">
        <w:rPr>
          <w:b/>
          <w:bCs/>
          <w:lang w:val="en-US"/>
        </w:rPr>
        <w:t>Preserving digital heritage: a network-centric approach</w:t>
      </w:r>
      <w:r w:rsidRPr="00B02815">
        <w:rPr>
          <w:lang w:val="en-US"/>
        </w:rPr>
        <w:t xml:space="preserve">. </w:t>
      </w:r>
      <w:r w:rsidRPr="00FD0282">
        <w:t>Lisboa: DGLAB, 2014.</w:t>
      </w:r>
    </w:p>
    <w:p w14:paraId="15D813C2" w14:textId="05416A37" w:rsidR="00FD0282" w:rsidRPr="00FD0282" w:rsidRDefault="00FD0282" w:rsidP="00FD0282">
      <w:pPr>
        <w:pStyle w:val="TF-refernciasITEM"/>
      </w:pPr>
      <w:r w:rsidRPr="00FD0282">
        <w:t xml:space="preserve">SOUZA E SILVA, C. E. </w:t>
      </w:r>
      <w:r w:rsidRPr="00F11952">
        <w:rPr>
          <w:b/>
          <w:bCs/>
        </w:rPr>
        <w:t>Organização de acervos digitais: um estudo sobre interfaces e ontologias</w:t>
      </w:r>
      <w:r w:rsidRPr="00FD0282">
        <w:t>. Dissertação (Mestrado em Ciência da Informação). Universidade Federal de Minas Gerais, Belo Horizonte, 2023.</w:t>
      </w:r>
    </w:p>
    <w:p w14:paraId="082FD72D" w14:textId="1D7AA610" w:rsidR="00FD0282" w:rsidRPr="00FD0282" w:rsidRDefault="00FD0282" w:rsidP="00FD0282">
      <w:pPr>
        <w:pStyle w:val="TF-refernciasITEM"/>
      </w:pPr>
      <w:r w:rsidRPr="00B02815">
        <w:rPr>
          <w:lang w:val="en-US"/>
        </w:rPr>
        <w:t xml:space="preserve">UNESCO. </w:t>
      </w:r>
      <w:r w:rsidRPr="00B02815">
        <w:rPr>
          <w:b/>
          <w:bCs/>
          <w:lang w:val="en-US"/>
        </w:rPr>
        <w:t>Guidelines for the preservation of digital heritage</w:t>
      </w:r>
      <w:r w:rsidRPr="00B02815">
        <w:rPr>
          <w:lang w:val="en-US"/>
        </w:rPr>
        <w:t xml:space="preserve">. </w:t>
      </w:r>
      <w:r w:rsidRPr="00FD0282">
        <w:t>Paris: UNESCO, 2015.</w:t>
      </w:r>
    </w:p>
    <w:p w14:paraId="7BCBF224" w14:textId="77777777" w:rsidR="00FD0282" w:rsidRDefault="00FD0282" w:rsidP="007E3F5D">
      <w:pPr>
        <w:pStyle w:val="TF-refernciasITEM"/>
      </w:pPr>
    </w:p>
    <w:p w14:paraId="262D4D46" w14:textId="77777777" w:rsidR="007E3F5D" w:rsidRDefault="007E3F5D" w:rsidP="007E3F5D">
      <w:pPr>
        <w:pStyle w:val="TF-xpos-apndiceTTULO"/>
      </w:pPr>
      <w:bookmarkStart w:id="457" w:name="_Toc411442216"/>
      <w:bookmarkStart w:id="458" w:name="_Toc184063318"/>
      <w:commentRangeStart w:id="459"/>
      <w:r>
        <w:lastRenderedPageBreak/>
        <w:t xml:space="preserve">APÊNDICE </w:t>
      </w:r>
      <w:commentRangeEnd w:id="459"/>
      <w:r w:rsidR="00EB5247">
        <w:rPr>
          <w:rStyle w:val="Refdecomentrio"/>
          <w:b w:val="0"/>
        </w:rPr>
        <w:commentReference w:id="459"/>
      </w:r>
      <w:r>
        <w:t>A – Descrição dos Casos de Uso</w:t>
      </w:r>
      <w:bookmarkEnd w:id="457"/>
      <w:bookmarkEnd w:id="458"/>
    </w:p>
    <w:p w14:paraId="32FA3359" w14:textId="77777777" w:rsidR="007E3F5D" w:rsidRDefault="007E3F5D" w:rsidP="007E3F5D">
      <w:pPr>
        <w:pStyle w:val="TF-TEXTO"/>
      </w:pPr>
      <w:r>
        <w:t xml:space="preserve">Este Apêndice apresenta a descrição dos principais casos de uso. </w:t>
      </w:r>
    </w:p>
    <w:p w14:paraId="4390AAA8" w14:textId="77777777" w:rsidR="007E3F5D" w:rsidRDefault="007E3F5D" w:rsidP="007E3F5D">
      <w:pPr>
        <w:pStyle w:val="TF-xpos-apndiceTTULO"/>
      </w:pPr>
      <w:bookmarkStart w:id="460" w:name="_Toc411442217"/>
      <w:bookmarkStart w:id="461" w:name="_Toc184063319"/>
      <w:bookmarkStart w:id="462" w:name="_Toc54169337"/>
      <w:commentRangeStart w:id="463"/>
      <w:r>
        <w:lastRenderedPageBreak/>
        <w:t xml:space="preserve">APÊNDICE </w:t>
      </w:r>
      <w:commentRangeEnd w:id="463"/>
      <w:r w:rsidR="00EB5247">
        <w:rPr>
          <w:rStyle w:val="Refdecomentrio"/>
          <w:b w:val="0"/>
        </w:rPr>
        <w:commentReference w:id="463"/>
      </w:r>
      <w:r>
        <w:t>B – Dicionário de Dados</w:t>
      </w:r>
      <w:bookmarkEnd w:id="460"/>
      <w:bookmarkEnd w:id="461"/>
    </w:p>
    <w:p w14:paraId="1FEFDA42" w14:textId="77777777" w:rsidR="007E3F5D" w:rsidRPr="00C76A54" w:rsidRDefault="007E3F5D" w:rsidP="007E3F5D">
      <w:pPr>
        <w:pStyle w:val="TF-TEXTO"/>
      </w:pPr>
      <w:r>
        <w:t>Este Apêndice apresenta a descrição</w:t>
      </w:r>
      <w:proofErr w:type="gramStart"/>
      <w:r>
        <w:t>.....</w:t>
      </w:r>
      <w:proofErr w:type="gramEnd"/>
    </w:p>
    <w:p w14:paraId="4F94C6AE" w14:textId="77777777" w:rsidR="007E3F5D" w:rsidRPr="00C76A54" w:rsidRDefault="007E3F5D" w:rsidP="007E3F5D">
      <w:pPr>
        <w:pStyle w:val="TF-xpos-anexoTTULO"/>
      </w:pPr>
      <w:bookmarkStart w:id="464" w:name="_Toc411442218"/>
      <w:bookmarkStart w:id="465" w:name="_Toc184063320"/>
      <w:commentRangeStart w:id="466"/>
      <w:r w:rsidRPr="00C76A54">
        <w:lastRenderedPageBreak/>
        <w:t xml:space="preserve">ANEXO </w:t>
      </w:r>
      <w:commentRangeEnd w:id="466"/>
      <w:r w:rsidR="00EB5247">
        <w:rPr>
          <w:rStyle w:val="Refdecomentrio"/>
          <w:b w:val="0"/>
        </w:rPr>
        <w:commentReference w:id="466"/>
      </w:r>
      <w:r w:rsidRPr="00C76A54">
        <w:t xml:space="preserve">A – </w:t>
      </w:r>
      <w:bookmarkEnd w:id="462"/>
      <w:bookmarkEnd w:id="464"/>
      <w:r>
        <w:t>Exemplo</w:t>
      </w:r>
      <w:bookmarkEnd w:id="465"/>
    </w:p>
    <w:p w14:paraId="1996DD9A" w14:textId="77777777" w:rsidR="007E3F5D" w:rsidRPr="00FD57FC" w:rsidRDefault="007E3F5D" w:rsidP="007E3F5D">
      <w:pPr>
        <w:pStyle w:val="TF-TEXTO"/>
      </w:pPr>
      <w:r w:rsidRPr="00FD57FC">
        <w:t>[Elemento opcional. Anexos são documentos não elaborados pelo autor, que servem de fundamentação, comprovação ou ilustração, como mapas, leis, estatutos, entre outros. Os anexos são identificados por letras maiúsculas consecutivas, travessão e pelos respectivos títulos.</w:t>
      </w:r>
      <w:r>
        <w:t xml:space="preserve"> </w:t>
      </w:r>
      <w:r w:rsidRPr="00FD57FC">
        <w:t>Sempre referenciá-las antes.]</w:t>
      </w:r>
    </w:p>
    <w:p w14:paraId="6826CB0E" w14:textId="0F83450F" w:rsidR="00F255FC" w:rsidRPr="00FD57FC" w:rsidRDefault="00F255FC" w:rsidP="00FD57FC">
      <w:pPr>
        <w:pStyle w:val="TF-TEXTO"/>
      </w:pPr>
    </w:p>
    <w:sectPr w:rsidR="00F255FC" w:rsidRPr="00FD57FC" w:rsidSect="00E9731C">
      <w:headerReference w:type="default" r:id="rId33"/>
      <w:pgSz w:w="11907" w:h="16840" w:code="9"/>
      <w:pgMar w:top="1701" w:right="1134" w:bottom="1134" w:left="1701"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Dalton Solano dos Reis" w:date="2024-12-06T16:47:00Z" w:initials="DS">
    <w:p w14:paraId="290047FC" w14:textId="77777777" w:rsidR="00D855D8" w:rsidRDefault="00D855D8" w:rsidP="00D855D8">
      <w:r>
        <w:rPr>
          <w:rStyle w:val="Refdecomentrio"/>
        </w:rPr>
        <w:annotationRef/>
      </w:r>
      <w:r>
        <w:rPr>
          <w:color w:val="000000"/>
          <w:sz w:val="20"/>
          <w:szCs w:val="20"/>
        </w:rPr>
        <w:t>Foi feita mesmo?</w:t>
      </w:r>
    </w:p>
  </w:comment>
  <w:comment w:id="5" w:author="Dalton Solano dos Reis" w:date="2024-12-06T16:47:00Z" w:initials="DS">
    <w:p w14:paraId="59534D9E" w14:textId="77777777" w:rsidR="00D855D8" w:rsidRDefault="00D855D8" w:rsidP="00D855D8">
      <w:r>
        <w:rPr>
          <w:rStyle w:val="Refdecomentrio"/>
        </w:rPr>
        <w:annotationRef/>
      </w:r>
      <w:r>
        <w:rPr>
          <w:color w:val="000000"/>
          <w:sz w:val="20"/>
          <w:szCs w:val="20"/>
        </w:rPr>
        <w:t>Hum, é um estudo sobre usabilidade?</w:t>
      </w:r>
    </w:p>
  </w:comment>
  <w:comment w:id="35" w:author="Dalton Solano dos Reis" w:date="2024-12-06T16:54:00Z" w:initials="DS">
    <w:p w14:paraId="07FDFDC7" w14:textId="77777777" w:rsidR="00D855D8" w:rsidRDefault="00D855D8" w:rsidP="00D855D8">
      <w:r>
        <w:rPr>
          <w:rStyle w:val="Refdecomentrio"/>
        </w:rPr>
        <w:annotationRef/>
      </w:r>
      <w:r>
        <w:rPr>
          <w:color w:val="000000"/>
          <w:sz w:val="20"/>
          <w:szCs w:val="20"/>
        </w:rPr>
        <w:t>Por que o objetivo aparece duas vezes no texto … aparece na próxima página e aqui.</w:t>
      </w:r>
    </w:p>
  </w:comment>
  <w:comment w:id="154" w:author="Dalton Solano dos Reis" w:date="2024-12-06T17:26:00Z" w:initials="DS">
    <w:p w14:paraId="01A2D37A" w14:textId="77777777" w:rsidR="00935AEC" w:rsidRDefault="00935AEC" w:rsidP="00935AEC">
      <w:r>
        <w:rPr>
          <w:rStyle w:val="Refdecomentrio"/>
        </w:rPr>
        <w:annotationRef/>
      </w:r>
      <w:r>
        <w:rPr>
          <w:color w:val="000000"/>
          <w:sz w:val="20"/>
          <w:szCs w:val="20"/>
        </w:rPr>
        <w:t>Em várias partes do texto tem “exageros” .. que não se usa em textos científicos.</w:t>
      </w:r>
    </w:p>
    <w:p w14:paraId="7E054033" w14:textId="77777777" w:rsidR="00935AEC" w:rsidRDefault="00935AEC" w:rsidP="00935AEC">
      <w:r>
        <w:rPr>
          <w:color w:val="000000"/>
          <w:sz w:val="20"/>
          <w:szCs w:val="20"/>
        </w:rPr>
        <w:t xml:space="preserve">Bom, é uma forma de escrita não muito boa … </w:t>
      </w:r>
    </w:p>
  </w:comment>
  <w:comment w:id="158" w:author="Dalton Solano dos Reis" w:date="2024-12-06T17:28:00Z" w:initials="DS">
    <w:p w14:paraId="534CAD0D" w14:textId="77777777" w:rsidR="00935AEC" w:rsidRDefault="00935AEC" w:rsidP="00935AEC">
      <w:r>
        <w:rPr>
          <w:rStyle w:val="Refdecomentrio"/>
        </w:rPr>
        <w:annotationRef/>
      </w:r>
      <w:r>
        <w:rPr>
          <w:color w:val="000000"/>
          <w:sz w:val="20"/>
          <w:szCs w:val="20"/>
        </w:rPr>
        <w:t>Onde tem Realidade Virtual?</w:t>
      </w:r>
    </w:p>
  </w:comment>
  <w:comment w:id="212" w:author="Dalton Solano dos Reis" w:date="2024-12-06T17:44:00Z" w:initials="DS">
    <w:p w14:paraId="0EA624CE" w14:textId="77777777" w:rsidR="00E90DAA" w:rsidRDefault="00E90DAA" w:rsidP="00E90DAA">
      <w:r>
        <w:rPr>
          <w:rStyle w:val="Refdecomentrio"/>
        </w:rPr>
        <w:annotationRef/>
      </w:r>
      <w:r>
        <w:rPr>
          <w:color w:val="000000"/>
          <w:sz w:val="20"/>
          <w:szCs w:val="20"/>
        </w:rPr>
        <w:t>Hum, deveria ter um diagrama de Caso de Uso e a tabela de rastreabilidade dos requisitos.</w:t>
      </w:r>
    </w:p>
    <w:p w14:paraId="207D0E45" w14:textId="77777777" w:rsidR="00E90DAA" w:rsidRDefault="00E90DAA" w:rsidP="00E90DAA">
      <w:r>
        <w:rPr>
          <w:color w:val="000000"/>
          <w:sz w:val="20"/>
          <w:szCs w:val="20"/>
        </w:rPr>
        <w:t>E ter um diagrama de pacotes e de classes.</w:t>
      </w:r>
    </w:p>
  </w:comment>
  <w:comment w:id="223" w:author="Dalton Solano dos Reis" w:date="2024-12-06T17:39:00Z" w:initials="DS">
    <w:p w14:paraId="0C8F9F06" w14:textId="775FB411" w:rsidR="00E90DAA" w:rsidRDefault="00E90DAA" w:rsidP="00E90DAA">
      <w:r>
        <w:rPr>
          <w:rStyle w:val="Refdecomentrio"/>
        </w:rPr>
        <w:annotationRef/>
      </w:r>
      <w:r>
        <w:rPr>
          <w:color w:val="000000"/>
          <w:sz w:val="20"/>
          <w:szCs w:val="20"/>
        </w:rPr>
        <w:t>Foi testado?</w:t>
      </w:r>
    </w:p>
  </w:comment>
  <w:comment w:id="228" w:author="Dalton Solano dos Reis" w:date="2024-12-06T17:39:00Z" w:initials="DS">
    <w:p w14:paraId="032DD57D" w14:textId="0251CAA9" w:rsidR="00E90DAA" w:rsidRDefault="00E90DAA" w:rsidP="00E90DAA">
      <w:r>
        <w:rPr>
          <w:rStyle w:val="Refdecomentrio"/>
        </w:rPr>
        <w:annotationRef/>
      </w:r>
      <w:r>
        <w:rPr>
          <w:color w:val="000000"/>
          <w:sz w:val="20"/>
          <w:szCs w:val="20"/>
        </w:rPr>
        <w:t>Foi testado?</w:t>
      </w:r>
    </w:p>
  </w:comment>
  <w:comment w:id="260" w:author="Dalton Solano dos Reis" w:date="2024-12-07T09:50:00Z" w:initials="DS">
    <w:p w14:paraId="72471B86" w14:textId="77777777" w:rsidR="00C671F5" w:rsidRDefault="00C671F5" w:rsidP="00C671F5">
      <w:r>
        <w:rPr>
          <w:rStyle w:val="Refdecomentrio"/>
        </w:rPr>
        <w:annotationRef/>
      </w:r>
      <w:r>
        <w:rPr>
          <w:color w:val="000000"/>
          <w:sz w:val="20"/>
          <w:szCs w:val="20"/>
        </w:rPr>
        <w:t>Hum, tem certeza que foi assim !!</w:t>
      </w:r>
    </w:p>
  </w:comment>
  <w:comment w:id="340" w:author="Dalton Solano dos Reis" w:date="2024-12-07T10:02:00Z" w:initials="DS">
    <w:p w14:paraId="1C1E9B81" w14:textId="77777777" w:rsidR="00C400E4" w:rsidRDefault="00C400E4" w:rsidP="00C400E4">
      <w:r>
        <w:rPr>
          <w:rStyle w:val="Refdecomentrio"/>
        </w:rPr>
        <w:annotationRef/>
      </w:r>
      <w:r>
        <w:rPr>
          <w:color w:val="000000"/>
          <w:sz w:val="20"/>
          <w:szCs w:val="20"/>
        </w:rPr>
        <w:t>Podes deixar os quadros com uma largura maior .. só não pode ultrapassar as margens esquerda e direita.</w:t>
      </w:r>
    </w:p>
    <w:p w14:paraId="31E91E0C" w14:textId="77777777" w:rsidR="00C400E4" w:rsidRDefault="00C400E4" w:rsidP="00C400E4">
      <w:r>
        <w:rPr>
          <w:color w:val="000000"/>
          <w:sz w:val="20"/>
          <w:szCs w:val="20"/>
        </w:rPr>
        <w:t>Assim, diminui que quebra de linhas dentro do quadro deixando-o menor.</w:t>
      </w:r>
    </w:p>
  </w:comment>
  <w:comment w:id="346" w:author="Dalton Solano dos Reis" w:date="2024-12-07T09:59:00Z" w:initials="DS">
    <w:p w14:paraId="4EAC2C0D" w14:textId="09212DBF" w:rsidR="00C400E4" w:rsidRDefault="00C400E4" w:rsidP="00C400E4">
      <w:r>
        <w:rPr>
          <w:rStyle w:val="Refdecomentrio"/>
        </w:rPr>
        <w:annotationRef/>
      </w:r>
      <w:r>
        <w:rPr>
          <w:color w:val="000000"/>
          <w:sz w:val="20"/>
          <w:szCs w:val="20"/>
        </w:rPr>
        <w:t>Rever em todo o texto.</w:t>
      </w:r>
    </w:p>
    <w:p w14:paraId="2A607425" w14:textId="77777777" w:rsidR="00C400E4" w:rsidRDefault="00C400E4" w:rsidP="00C400E4">
      <w:r>
        <w:rPr>
          <w:color w:val="000000"/>
          <w:sz w:val="20"/>
          <w:szCs w:val="20"/>
        </w:rPr>
        <w:t>As bordas das figuras e quadros não podem ultrapassar as margens esquerda e direita do texto.</w:t>
      </w:r>
    </w:p>
  </w:comment>
  <w:comment w:id="372" w:author="Dalton Solano dos Reis" w:date="2024-12-07T10:05:00Z" w:initials="DS">
    <w:p w14:paraId="73719F89" w14:textId="77777777" w:rsidR="00C400E4" w:rsidRDefault="00C400E4" w:rsidP="00C400E4">
      <w:r>
        <w:rPr>
          <w:rStyle w:val="Refdecomentrio"/>
        </w:rPr>
        <w:annotationRef/>
      </w:r>
      <w:r>
        <w:rPr>
          <w:color w:val="000000"/>
          <w:sz w:val="20"/>
          <w:szCs w:val="20"/>
        </w:rPr>
        <w:t>Arrumar o estilo dos itens.</w:t>
      </w:r>
    </w:p>
  </w:comment>
  <w:comment w:id="424" w:author="Dalton Solano dos Reis" w:date="2024-12-07T10:12:00Z" w:initials="DS">
    <w:p w14:paraId="7001604A" w14:textId="77777777" w:rsidR="00E73933" w:rsidRDefault="00E73933" w:rsidP="00E73933">
      <w:r>
        <w:rPr>
          <w:rStyle w:val="Refdecomentrio"/>
        </w:rPr>
        <w:annotationRef/>
      </w:r>
      <w:r>
        <w:rPr>
          <w:color w:val="000000"/>
          <w:sz w:val="20"/>
          <w:szCs w:val="20"/>
        </w:rPr>
        <w:t>Fazer …</w:t>
      </w:r>
    </w:p>
  </w:comment>
  <w:comment w:id="434" w:author="Dalton Solano dos Reis" w:date="2024-12-07T10:12:00Z" w:initials="DS">
    <w:p w14:paraId="49F55630" w14:textId="77777777" w:rsidR="00E73933" w:rsidRDefault="00E73933" w:rsidP="00E73933">
      <w:r>
        <w:rPr>
          <w:rStyle w:val="Refdecomentrio"/>
        </w:rPr>
        <w:annotationRef/>
      </w:r>
      <w:r>
        <w:rPr>
          <w:color w:val="000000"/>
          <w:sz w:val="20"/>
          <w:szCs w:val="20"/>
        </w:rPr>
        <w:t>Fazer</w:t>
      </w:r>
    </w:p>
  </w:comment>
  <w:comment w:id="454" w:author="Dalton Solano dos Reis" w:date="2024-12-07T10:40:00Z" w:initials="DS">
    <w:p w14:paraId="0BD87A67" w14:textId="77777777" w:rsidR="00EB5247" w:rsidRDefault="00EB5247" w:rsidP="00EB5247">
      <w:r>
        <w:rPr>
          <w:rStyle w:val="Refdecomentrio"/>
        </w:rPr>
        <w:annotationRef/>
      </w:r>
      <w:r>
        <w:rPr>
          <w:color w:val="000000"/>
          <w:sz w:val="20"/>
          <w:szCs w:val="20"/>
        </w:rPr>
        <w:t>Citações do texto sem referências bibliográficas:</w:t>
      </w:r>
    </w:p>
    <w:p w14:paraId="0ADC7ABE" w14:textId="77777777" w:rsidR="00EB5247" w:rsidRDefault="00EB5247" w:rsidP="00EB5247">
      <w:r>
        <w:rPr>
          <w:color w:val="000000"/>
          <w:sz w:val="20"/>
          <w:szCs w:val="20"/>
        </w:rPr>
        <w:t>Barbosa (2020)</w:t>
      </w:r>
    </w:p>
    <w:p w14:paraId="475D7CC7" w14:textId="77777777" w:rsidR="00EB5247" w:rsidRDefault="00EB5247" w:rsidP="00EB5247">
      <w:r>
        <w:rPr>
          <w:color w:val="000000"/>
          <w:sz w:val="20"/>
          <w:szCs w:val="20"/>
        </w:rPr>
        <w:t>Casarin et al., 2020</w:t>
      </w:r>
    </w:p>
    <w:p w14:paraId="6888A925" w14:textId="77777777" w:rsidR="00EB5247" w:rsidRDefault="00EB5247" w:rsidP="00EB5247">
      <w:r>
        <w:rPr>
          <w:color w:val="000000"/>
          <w:sz w:val="20"/>
          <w:szCs w:val="20"/>
        </w:rPr>
        <w:t>Deterding et al. (2011</w:t>
      </w:r>
    </w:p>
    <w:p w14:paraId="5DCDDBE3" w14:textId="77777777" w:rsidR="00EB5247" w:rsidRDefault="00EB5247" w:rsidP="00EB5247">
      <w:r>
        <w:rPr>
          <w:color w:val="000000"/>
          <w:sz w:val="20"/>
          <w:szCs w:val="20"/>
        </w:rPr>
        <w:t>Gee (2008</w:t>
      </w:r>
    </w:p>
    <w:p w14:paraId="3D797F70" w14:textId="77777777" w:rsidR="00EB5247" w:rsidRDefault="00EB5247" w:rsidP="00EB5247">
      <w:r>
        <w:rPr>
          <w:color w:val="000000"/>
          <w:sz w:val="20"/>
          <w:szCs w:val="20"/>
        </w:rPr>
        <w:t>Gee, 2008</w:t>
      </w:r>
    </w:p>
    <w:p w14:paraId="791ABBB5" w14:textId="77777777" w:rsidR="00EB5247" w:rsidRDefault="00EB5247" w:rsidP="00EB5247">
      <w:r>
        <w:rPr>
          <w:color w:val="000000"/>
          <w:sz w:val="20"/>
          <w:szCs w:val="20"/>
        </w:rPr>
        <w:t>Hamari et al., 2014</w:t>
      </w:r>
    </w:p>
    <w:p w14:paraId="11A00EA9" w14:textId="77777777" w:rsidR="00EB5247" w:rsidRDefault="00EB5247" w:rsidP="00EB5247">
      <w:r>
        <w:rPr>
          <w:color w:val="000000"/>
          <w:sz w:val="20"/>
          <w:szCs w:val="20"/>
        </w:rPr>
        <w:t>Hanashi (2021)</w:t>
      </w:r>
    </w:p>
    <w:p w14:paraId="445F1F45" w14:textId="77777777" w:rsidR="00EB5247" w:rsidRDefault="00EB5247" w:rsidP="00EB5247">
      <w:r>
        <w:rPr>
          <w:color w:val="000000"/>
          <w:sz w:val="20"/>
          <w:szCs w:val="20"/>
        </w:rPr>
        <w:t>Kapp (2012</w:t>
      </w:r>
    </w:p>
    <w:p w14:paraId="103F648C" w14:textId="77777777" w:rsidR="00EB5247" w:rsidRDefault="00EB5247" w:rsidP="00EB5247">
      <w:r>
        <w:rPr>
          <w:color w:val="000000"/>
          <w:sz w:val="20"/>
          <w:szCs w:val="20"/>
        </w:rPr>
        <w:t>Ryan; Deci, 2000</w:t>
      </w:r>
    </w:p>
    <w:p w14:paraId="6B011776" w14:textId="77777777" w:rsidR="00EB5247" w:rsidRDefault="00EB5247" w:rsidP="00EB5247">
      <w:r>
        <w:rPr>
          <w:color w:val="000000"/>
          <w:sz w:val="20"/>
          <w:szCs w:val="20"/>
        </w:rPr>
        <w:t>Sailer et al. (2017</w:t>
      </w:r>
    </w:p>
    <w:p w14:paraId="10956E35" w14:textId="77777777" w:rsidR="00EB5247" w:rsidRDefault="00EB5247" w:rsidP="00EB5247">
      <w:r>
        <w:rPr>
          <w:color w:val="000000"/>
          <w:sz w:val="20"/>
          <w:szCs w:val="20"/>
        </w:rPr>
        <w:t>Schofield et al. (2018)</w:t>
      </w:r>
    </w:p>
  </w:comment>
  <w:comment w:id="455" w:author="Dalton Solano dos Reis" w:date="2024-12-07T10:36:00Z" w:initials="DS">
    <w:p w14:paraId="0A906C47" w14:textId="7E138590" w:rsidR="003E2E77" w:rsidRDefault="003E2E77" w:rsidP="003E2E77">
      <w:r>
        <w:rPr>
          <w:rStyle w:val="Refdecomentrio"/>
        </w:rPr>
        <w:annotationRef/>
      </w:r>
      <w:r>
        <w:rPr>
          <w:color w:val="000000"/>
          <w:sz w:val="20"/>
          <w:szCs w:val="20"/>
        </w:rPr>
        <w:t>Citação no texto: Apple Inc., 2021</w:t>
      </w:r>
    </w:p>
    <w:p w14:paraId="54D3D34E" w14:textId="77777777" w:rsidR="003E2E77" w:rsidRDefault="003E2E77" w:rsidP="003E2E77">
      <w:r>
        <w:rPr>
          <w:color w:val="000000"/>
          <w:sz w:val="20"/>
          <w:szCs w:val="20"/>
        </w:rPr>
        <w:t>Falta o ano na referência: 2021</w:t>
      </w:r>
    </w:p>
  </w:comment>
  <w:comment w:id="456" w:author="Dalton Solano dos Reis" w:date="2024-12-07T10:39:00Z" w:initials="DS">
    <w:p w14:paraId="1A50081F" w14:textId="77777777" w:rsidR="00EB5247" w:rsidRDefault="00EB5247" w:rsidP="00EB5247">
      <w:r>
        <w:rPr>
          <w:rStyle w:val="Refdecomentrio"/>
        </w:rPr>
        <w:annotationRef/>
      </w:r>
      <w:r>
        <w:rPr>
          <w:color w:val="000000"/>
          <w:sz w:val="20"/>
          <w:szCs w:val="20"/>
        </w:rPr>
        <w:t>Citação no texto: Retrosc, 2023</w:t>
      </w:r>
    </w:p>
    <w:p w14:paraId="1FC5E7C6" w14:textId="77777777" w:rsidR="00EB5247" w:rsidRDefault="00EB5247" w:rsidP="00EB5247">
      <w:r>
        <w:rPr>
          <w:color w:val="000000"/>
          <w:sz w:val="20"/>
          <w:szCs w:val="20"/>
        </w:rPr>
        <w:t>Falta ano da referência: 2023</w:t>
      </w:r>
    </w:p>
  </w:comment>
  <w:comment w:id="459" w:author="Dalton Solano dos Reis" w:date="2024-12-07T10:41:00Z" w:initials="DS">
    <w:p w14:paraId="505748DD" w14:textId="77777777" w:rsidR="00EB5247" w:rsidRDefault="00EB5247" w:rsidP="00EB5247">
      <w:r>
        <w:rPr>
          <w:rStyle w:val="Refdecomentrio"/>
        </w:rPr>
        <w:annotationRef/>
      </w:r>
      <w:r>
        <w:rPr>
          <w:color w:val="000000"/>
          <w:sz w:val="20"/>
          <w:szCs w:val="20"/>
        </w:rPr>
        <w:t>Arrumar</w:t>
      </w:r>
    </w:p>
  </w:comment>
  <w:comment w:id="463" w:author="Dalton Solano dos Reis" w:date="2024-12-07T10:41:00Z" w:initials="DS">
    <w:p w14:paraId="096147A2" w14:textId="77777777" w:rsidR="00EB5247" w:rsidRDefault="00EB5247" w:rsidP="00EB5247">
      <w:r>
        <w:rPr>
          <w:rStyle w:val="Refdecomentrio"/>
        </w:rPr>
        <w:annotationRef/>
      </w:r>
      <w:r>
        <w:rPr>
          <w:color w:val="000000"/>
          <w:sz w:val="20"/>
          <w:szCs w:val="20"/>
        </w:rPr>
        <w:t>Arrumar</w:t>
      </w:r>
    </w:p>
  </w:comment>
  <w:comment w:id="466" w:author="Dalton Solano dos Reis" w:date="2024-12-07T10:41:00Z" w:initials="DS">
    <w:p w14:paraId="49AF6DE5" w14:textId="77777777" w:rsidR="00EB5247" w:rsidRDefault="00EB5247" w:rsidP="00EB5247">
      <w:r>
        <w:rPr>
          <w:rStyle w:val="Refdecomentrio"/>
        </w:rPr>
        <w:annotationRef/>
      </w:r>
      <w:r>
        <w:rPr>
          <w:color w:val="000000"/>
          <w:sz w:val="20"/>
          <w:szCs w:val="20"/>
        </w:rPr>
        <w:t>Arrumar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90047FC" w15:done="0"/>
  <w15:commentEx w15:paraId="59534D9E" w15:done="0"/>
  <w15:commentEx w15:paraId="07FDFDC7" w15:done="0"/>
  <w15:commentEx w15:paraId="7E054033" w15:done="0"/>
  <w15:commentEx w15:paraId="534CAD0D" w15:done="0"/>
  <w15:commentEx w15:paraId="207D0E45" w15:done="0"/>
  <w15:commentEx w15:paraId="0C8F9F06" w15:done="0"/>
  <w15:commentEx w15:paraId="032DD57D" w15:done="0"/>
  <w15:commentEx w15:paraId="72471B86" w15:done="0"/>
  <w15:commentEx w15:paraId="31E91E0C" w15:done="0"/>
  <w15:commentEx w15:paraId="2A607425" w15:done="0"/>
  <w15:commentEx w15:paraId="73719F89" w15:done="0"/>
  <w15:commentEx w15:paraId="7001604A" w15:done="0"/>
  <w15:commentEx w15:paraId="49F55630" w15:done="0"/>
  <w15:commentEx w15:paraId="10956E35" w15:done="0"/>
  <w15:commentEx w15:paraId="54D3D34E" w15:done="0"/>
  <w15:commentEx w15:paraId="1FC5E7C6" w15:done="0"/>
  <w15:commentEx w15:paraId="505748DD" w15:done="0"/>
  <w15:commentEx w15:paraId="096147A2" w15:done="0"/>
  <w15:commentEx w15:paraId="49AF6D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1978CB9" w16cex:dateUtc="2024-12-06T19:47:00Z"/>
  <w16cex:commentExtensible w16cex:durableId="79C7A1AA" w16cex:dateUtc="2024-12-06T19:47:00Z"/>
  <w16cex:commentExtensible w16cex:durableId="02C78AD0" w16cex:dateUtc="2024-12-06T19:54:00Z"/>
  <w16cex:commentExtensible w16cex:durableId="7F2356A3" w16cex:dateUtc="2024-12-06T20:26:00Z"/>
  <w16cex:commentExtensible w16cex:durableId="5D373D47" w16cex:dateUtc="2024-12-06T20:28:00Z"/>
  <w16cex:commentExtensible w16cex:durableId="701BB87D" w16cex:dateUtc="2024-12-06T20:44:00Z"/>
  <w16cex:commentExtensible w16cex:durableId="5E31B2E9" w16cex:dateUtc="2024-12-06T20:39:00Z"/>
  <w16cex:commentExtensible w16cex:durableId="2D231019" w16cex:dateUtc="2024-12-06T20:39:00Z"/>
  <w16cex:commentExtensible w16cex:durableId="1D9C5767" w16cex:dateUtc="2024-12-07T12:50:00Z"/>
  <w16cex:commentExtensible w16cex:durableId="052AFD2A" w16cex:dateUtc="2024-12-07T13:02:00Z"/>
  <w16cex:commentExtensible w16cex:durableId="1D3FF18B" w16cex:dateUtc="2024-12-07T12:59:00Z"/>
  <w16cex:commentExtensible w16cex:durableId="7181B55E" w16cex:dateUtc="2024-12-07T13:05:00Z"/>
  <w16cex:commentExtensible w16cex:durableId="657EAC15" w16cex:dateUtc="2024-12-07T13:12:00Z"/>
  <w16cex:commentExtensible w16cex:durableId="55267A4D" w16cex:dateUtc="2024-12-07T13:12:00Z"/>
  <w16cex:commentExtensible w16cex:durableId="3AF3F28F" w16cex:dateUtc="2024-12-07T13:40:00Z"/>
  <w16cex:commentExtensible w16cex:durableId="720FD089" w16cex:dateUtc="2024-12-07T13:36:00Z"/>
  <w16cex:commentExtensible w16cex:durableId="4CEF930B" w16cex:dateUtc="2024-12-07T13:39:00Z"/>
  <w16cex:commentExtensible w16cex:durableId="766FF527" w16cex:dateUtc="2024-12-07T13:41:00Z"/>
  <w16cex:commentExtensible w16cex:durableId="1421A7A7" w16cex:dateUtc="2024-12-07T13:41:00Z"/>
  <w16cex:commentExtensible w16cex:durableId="30A4FA42" w16cex:dateUtc="2024-12-07T13: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90047FC" w16cid:durableId="51978CB9"/>
  <w16cid:commentId w16cid:paraId="59534D9E" w16cid:durableId="79C7A1AA"/>
  <w16cid:commentId w16cid:paraId="07FDFDC7" w16cid:durableId="02C78AD0"/>
  <w16cid:commentId w16cid:paraId="7E054033" w16cid:durableId="7F2356A3"/>
  <w16cid:commentId w16cid:paraId="534CAD0D" w16cid:durableId="5D373D47"/>
  <w16cid:commentId w16cid:paraId="207D0E45" w16cid:durableId="701BB87D"/>
  <w16cid:commentId w16cid:paraId="0C8F9F06" w16cid:durableId="5E31B2E9"/>
  <w16cid:commentId w16cid:paraId="032DD57D" w16cid:durableId="2D231019"/>
  <w16cid:commentId w16cid:paraId="72471B86" w16cid:durableId="1D9C5767"/>
  <w16cid:commentId w16cid:paraId="31E91E0C" w16cid:durableId="052AFD2A"/>
  <w16cid:commentId w16cid:paraId="2A607425" w16cid:durableId="1D3FF18B"/>
  <w16cid:commentId w16cid:paraId="73719F89" w16cid:durableId="7181B55E"/>
  <w16cid:commentId w16cid:paraId="7001604A" w16cid:durableId="657EAC15"/>
  <w16cid:commentId w16cid:paraId="49F55630" w16cid:durableId="55267A4D"/>
  <w16cid:commentId w16cid:paraId="10956E35" w16cid:durableId="3AF3F28F"/>
  <w16cid:commentId w16cid:paraId="54D3D34E" w16cid:durableId="720FD089"/>
  <w16cid:commentId w16cid:paraId="1FC5E7C6" w16cid:durableId="4CEF930B"/>
  <w16cid:commentId w16cid:paraId="505748DD" w16cid:durableId="766FF527"/>
  <w16cid:commentId w16cid:paraId="096147A2" w16cid:durableId="1421A7A7"/>
  <w16cid:commentId w16cid:paraId="49AF6DE5" w16cid:durableId="30A4FA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6CC1F" w14:textId="77777777" w:rsidR="00F853A3" w:rsidRDefault="00F853A3">
      <w:r>
        <w:separator/>
      </w:r>
    </w:p>
    <w:p w14:paraId="792168F8" w14:textId="77777777" w:rsidR="00F853A3" w:rsidRDefault="00F853A3"/>
  </w:endnote>
  <w:endnote w:type="continuationSeparator" w:id="0">
    <w:p w14:paraId="4D1CCD82" w14:textId="77777777" w:rsidR="00F853A3" w:rsidRDefault="00F853A3">
      <w:r>
        <w:continuationSeparator/>
      </w:r>
    </w:p>
    <w:p w14:paraId="6504DB53" w14:textId="77777777" w:rsidR="00F853A3" w:rsidRDefault="00F853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40A6B" w14:textId="77777777" w:rsidR="00F530D7" w:rsidRDefault="00F530D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E6F2C" w14:textId="77777777" w:rsidR="00F853A3" w:rsidRDefault="00F853A3">
      <w:r>
        <w:separator/>
      </w:r>
    </w:p>
    <w:p w14:paraId="31CBC101" w14:textId="77777777" w:rsidR="00F853A3" w:rsidRDefault="00F853A3"/>
  </w:footnote>
  <w:footnote w:type="continuationSeparator" w:id="0">
    <w:p w14:paraId="5F87C51E" w14:textId="77777777" w:rsidR="00F853A3" w:rsidRDefault="00F853A3">
      <w:r>
        <w:continuationSeparator/>
      </w:r>
    </w:p>
    <w:p w14:paraId="76A1F161" w14:textId="77777777" w:rsidR="00F853A3" w:rsidRDefault="00F853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6C34F" w14:textId="77777777" w:rsidR="00F530D7" w:rsidRDefault="00F530D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EF88E4" w14:textId="77777777" w:rsidR="00F530D7" w:rsidRDefault="00F530D7">
    <w:pPr>
      <w:ind w:right="360"/>
    </w:pPr>
  </w:p>
  <w:p w14:paraId="2B63487A" w14:textId="77777777" w:rsidR="00F530D7" w:rsidRDefault="00F530D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A54F2" w14:textId="77777777" w:rsidR="00F530D7" w:rsidRDefault="00F530D7">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27C13" w14:textId="77777777" w:rsidR="00F530D7" w:rsidRDefault="00F530D7">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63D83" w14:textId="77777777" w:rsidR="00F530D7" w:rsidRDefault="00F530D7">
    <w:pPr>
      <w:pStyle w:val="Cabealho"/>
      <w:tabs>
        <w:tab w:val="clear" w:pos="8640"/>
        <w:tab w:val="right" w:pos="8931"/>
      </w:tabs>
      <w:ind w:right="141"/>
      <w:jc w:val="right"/>
      <w:rPr>
        <w:rStyle w:val="Nmerodepgina"/>
      </w:rPr>
    </w:pPr>
  </w:p>
  <w:p w14:paraId="006272C1" w14:textId="77777777" w:rsidR="00F530D7" w:rsidRDefault="00F530D7">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1A2D50">
      <w:rPr>
        <w:rStyle w:val="Nmerodepgina"/>
        <w:noProof/>
      </w:rPr>
      <w:t>13</w:t>
    </w:r>
    <w:r>
      <w:rPr>
        <w:rStyle w:val="Nmerodepgina"/>
      </w:rPr>
      <w:fldChar w:fldCharType="end"/>
    </w:r>
  </w:p>
  <w:p w14:paraId="5BD91760" w14:textId="77777777" w:rsidR="00F530D7" w:rsidRDefault="00F530D7">
    <w:pPr>
      <w:pStyle w:val="Cabealho"/>
      <w:tabs>
        <w:tab w:val="clear" w:pos="8640"/>
        <w:tab w:val="right" w:pos="8931"/>
      </w:tabs>
      <w:ind w:right="14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98EE918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8B0B75"/>
    <w:multiLevelType w:val="multilevel"/>
    <w:tmpl w:val="C590ABE4"/>
    <w:lvl w:ilvl="0">
      <w:start w:val="1"/>
      <w:numFmt w:val="lowerLetter"/>
      <w:lvlText w:val="%1)"/>
      <w:lvlJc w:val="left"/>
      <w:pPr>
        <w:ind w:left="1069"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E10F53"/>
    <w:multiLevelType w:val="multilevel"/>
    <w:tmpl w:val="C590ABE4"/>
    <w:lvl w:ilvl="0">
      <w:start w:val="1"/>
      <w:numFmt w:val="lowerLetter"/>
      <w:lvlText w:val="%1)"/>
      <w:lvlJc w:val="left"/>
      <w:pPr>
        <w:ind w:left="1069"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F68A2"/>
    <w:multiLevelType w:val="multilevel"/>
    <w:tmpl w:val="1698388E"/>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16E3284C"/>
    <w:multiLevelType w:val="multilevel"/>
    <w:tmpl w:val="4312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37E6D"/>
    <w:multiLevelType w:val="hybridMultilevel"/>
    <w:tmpl w:val="D64245A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43D7471"/>
    <w:multiLevelType w:val="hybridMultilevel"/>
    <w:tmpl w:val="999A11D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F6A2617"/>
    <w:multiLevelType w:val="multilevel"/>
    <w:tmpl w:val="C590ABE4"/>
    <w:lvl w:ilvl="0">
      <w:start w:val="1"/>
      <w:numFmt w:val="lowerLetter"/>
      <w:lvlText w:val="%1)"/>
      <w:lvlJc w:val="left"/>
      <w:pPr>
        <w:ind w:left="1069"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B128CA"/>
    <w:multiLevelType w:val="multilevel"/>
    <w:tmpl w:val="C590ABE4"/>
    <w:lvl w:ilvl="0">
      <w:start w:val="1"/>
      <w:numFmt w:val="lowerLetter"/>
      <w:lvlText w:val="%1)"/>
      <w:lvlJc w:val="left"/>
      <w:pPr>
        <w:ind w:left="1069"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5D434E"/>
    <w:multiLevelType w:val="multilevel"/>
    <w:tmpl w:val="73BC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EE787F"/>
    <w:multiLevelType w:val="hybridMultilevel"/>
    <w:tmpl w:val="D8EEC700"/>
    <w:lvl w:ilvl="0" w:tplc="FFFFFFFF">
      <w:start w:val="2003"/>
      <w:numFmt w:val="bullet"/>
      <w:lvlText w:val=""/>
      <w:lvlJc w:val="left"/>
      <w:pPr>
        <w:tabs>
          <w:tab w:val="num" w:pos="720"/>
        </w:tabs>
        <w:ind w:left="720" w:hanging="360"/>
      </w:pPr>
      <w:rPr>
        <w:rFonts w:ascii="Symbol" w:eastAsia="Times New Roman" w:hAnsi="Symbol"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E00BCC"/>
    <w:multiLevelType w:val="multilevel"/>
    <w:tmpl w:val="681E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DE14D7"/>
    <w:multiLevelType w:val="hybridMultilevel"/>
    <w:tmpl w:val="7308779E"/>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71D1F09"/>
    <w:multiLevelType w:val="multilevel"/>
    <w:tmpl w:val="8AA0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095E66"/>
    <w:multiLevelType w:val="multilevel"/>
    <w:tmpl w:val="C590ABE4"/>
    <w:lvl w:ilvl="0">
      <w:start w:val="1"/>
      <w:numFmt w:val="lowerLetter"/>
      <w:lvlText w:val="%1)"/>
      <w:lvlJc w:val="left"/>
      <w:pPr>
        <w:ind w:left="1069"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FE5393"/>
    <w:multiLevelType w:val="hybridMultilevel"/>
    <w:tmpl w:val="E8E6848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324358137">
    <w:abstractNumId w:val="0"/>
  </w:num>
  <w:num w:numId="2" w16cid:durableId="1117333217">
    <w:abstractNumId w:val="4"/>
  </w:num>
  <w:num w:numId="3" w16cid:durableId="1053043635">
    <w:abstractNumId w:val="4"/>
  </w:num>
  <w:num w:numId="4" w16cid:durableId="1560093376">
    <w:abstractNumId w:val="2"/>
  </w:num>
  <w:num w:numId="5" w16cid:durableId="16699376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012556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9093787">
    <w:abstractNumId w:val="11"/>
  </w:num>
  <w:num w:numId="8" w16cid:durableId="16713701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84580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688943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462104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54270780">
    <w:abstractNumId w:val="14"/>
  </w:num>
  <w:num w:numId="13" w16cid:durableId="1286810422">
    <w:abstractNumId w:val="10"/>
  </w:num>
  <w:num w:numId="14" w16cid:durableId="648094837">
    <w:abstractNumId w:val="5"/>
  </w:num>
  <w:num w:numId="15" w16cid:durableId="957032872">
    <w:abstractNumId w:val="12"/>
  </w:num>
  <w:num w:numId="16" w16cid:durableId="12622957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77818704">
    <w:abstractNumId w:val="7"/>
  </w:num>
  <w:num w:numId="18" w16cid:durableId="65958978">
    <w:abstractNumId w:val="13"/>
  </w:num>
  <w:num w:numId="19" w16cid:durableId="496070683">
    <w:abstractNumId w:val="16"/>
  </w:num>
  <w:num w:numId="20" w16cid:durableId="73555534">
    <w:abstractNumId w:val="6"/>
  </w:num>
  <w:num w:numId="21" w16cid:durableId="1055929649">
    <w:abstractNumId w:val="15"/>
  </w:num>
  <w:num w:numId="22" w16cid:durableId="481388398">
    <w:abstractNumId w:val="3"/>
  </w:num>
  <w:num w:numId="23" w16cid:durableId="749624310">
    <w:abstractNumId w:val="1"/>
  </w:num>
  <w:num w:numId="24" w16cid:durableId="166555356">
    <w:abstractNumId w:val="9"/>
  </w:num>
  <w:num w:numId="25" w16cid:durableId="1215061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proofState w:spelling="clean" w:grammar="clean"/>
  <w:trackRevisions/>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1092B"/>
    <w:rsid w:val="00012922"/>
    <w:rsid w:val="00015300"/>
    <w:rsid w:val="0001575C"/>
    <w:rsid w:val="000204E7"/>
    <w:rsid w:val="00023FA0"/>
    <w:rsid w:val="0002602F"/>
    <w:rsid w:val="00030E4A"/>
    <w:rsid w:val="00031A27"/>
    <w:rsid w:val="0003584A"/>
    <w:rsid w:val="000435A1"/>
    <w:rsid w:val="00051561"/>
    <w:rsid w:val="000553C5"/>
    <w:rsid w:val="000608E9"/>
    <w:rsid w:val="000667DF"/>
    <w:rsid w:val="00066E43"/>
    <w:rsid w:val="0007283B"/>
    <w:rsid w:val="00075792"/>
    <w:rsid w:val="000909F1"/>
    <w:rsid w:val="00097095"/>
    <w:rsid w:val="000A0E30"/>
    <w:rsid w:val="000A104C"/>
    <w:rsid w:val="000A3D53"/>
    <w:rsid w:val="000A3EAB"/>
    <w:rsid w:val="000B15ED"/>
    <w:rsid w:val="000B1EA3"/>
    <w:rsid w:val="000B206A"/>
    <w:rsid w:val="000B33BD"/>
    <w:rsid w:val="000B3868"/>
    <w:rsid w:val="000B52F9"/>
    <w:rsid w:val="000C0A59"/>
    <w:rsid w:val="000C1926"/>
    <w:rsid w:val="000C1A18"/>
    <w:rsid w:val="000C1A21"/>
    <w:rsid w:val="000E039E"/>
    <w:rsid w:val="000E27F9"/>
    <w:rsid w:val="000E2B1E"/>
    <w:rsid w:val="000E2EFA"/>
    <w:rsid w:val="000E311F"/>
    <w:rsid w:val="000E3A68"/>
    <w:rsid w:val="000E5903"/>
    <w:rsid w:val="000E6CE0"/>
    <w:rsid w:val="000F77E3"/>
    <w:rsid w:val="00100827"/>
    <w:rsid w:val="00107B02"/>
    <w:rsid w:val="001164FE"/>
    <w:rsid w:val="00120CBA"/>
    <w:rsid w:val="00126D13"/>
    <w:rsid w:val="00134D87"/>
    <w:rsid w:val="00141515"/>
    <w:rsid w:val="00142E14"/>
    <w:rsid w:val="00145F4F"/>
    <w:rsid w:val="00153520"/>
    <w:rsid w:val="00153873"/>
    <w:rsid w:val="001554E9"/>
    <w:rsid w:val="00157CDF"/>
    <w:rsid w:val="00162BF1"/>
    <w:rsid w:val="0016560C"/>
    <w:rsid w:val="00184460"/>
    <w:rsid w:val="00187CDA"/>
    <w:rsid w:val="0019014A"/>
    <w:rsid w:val="00194D77"/>
    <w:rsid w:val="001A2D50"/>
    <w:rsid w:val="001A6292"/>
    <w:rsid w:val="001B2F1E"/>
    <w:rsid w:val="001B55BA"/>
    <w:rsid w:val="001C5CBB"/>
    <w:rsid w:val="001C6722"/>
    <w:rsid w:val="001D42D9"/>
    <w:rsid w:val="001E4E1A"/>
    <w:rsid w:val="001F0244"/>
    <w:rsid w:val="001F157C"/>
    <w:rsid w:val="001F30A7"/>
    <w:rsid w:val="00202F3F"/>
    <w:rsid w:val="00215872"/>
    <w:rsid w:val="00217888"/>
    <w:rsid w:val="0022481B"/>
    <w:rsid w:val="00224BB2"/>
    <w:rsid w:val="00230C7C"/>
    <w:rsid w:val="00235240"/>
    <w:rsid w:val="002368FD"/>
    <w:rsid w:val="002440B0"/>
    <w:rsid w:val="00251A81"/>
    <w:rsid w:val="00256F17"/>
    <w:rsid w:val="00262210"/>
    <w:rsid w:val="0027228B"/>
    <w:rsid w:val="00281878"/>
    <w:rsid w:val="00283B2E"/>
    <w:rsid w:val="0028617A"/>
    <w:rsid w:val="002921C1"/>
    <w:rsid w:val="0029608A"/>
    <w:rsid w:val="002961E3"/>
    <w:rsid w:val="00297AC5"/>
    <w:rsid w:val="002A272A"/>
    <w:rsid w:val="002A2912"/>
    <w:rsid w:val="002B4718"/>
    <w:rsid w:val="002C54D6"/>
    <w:rsid w:val="002E6DD1"/>
    <w:rsid w:val="002F027E"/>
    <w:rsid w:val="002F3B19"/>
    <w:rsid w:val="00301B10"/>
    <w:rsid w:val="0030664D"/>
    <w:rsid w:val="00310775"/>
    <w:rsid w:val="00312CEA"/>
    <w:rsid w:val="00313737"/>
    <w:rsid w:val="00326385"/>
    <w:rsid w:val="00330F72"/>
    <w:rsid w:val="00331252"/>
    <w:rsid w:val="00335048"/>
    <w:rsid w:val="00340B6D"/>
    <w:rsid w:val="00341067"/>
    <w:rsid w:val="00344540"/>
    <w:rsid w:val="00350D05"/>
    <w:rsid w:val="003522AE"/>
    <w:rsid w:val="00354688"/>
    <w:rsid w:val="00356F49"/>
    <w:rsid w:val="00362443"/>
    <w:rsid w:val="00364488"/>
    <w:rsid w:val="0036523A"/>
    <w:rsid w:val="00383087"/>
    <w:rsid w:val="003856AE"/>
    <w:rsid w:val="003A2A12"/>
    <w:rsid w:val="003A2B7D"/>
    <w:rsid w:val="003A4A75"/>
    <w:rsid w:val="003B647A"/>
    <w:rsid w:val="003D5E09"/>
    <w:rsid w:val="003E2E77"/>
    <w:rsid w:val="003E4F19"/>
    <w:rsid w:val="003F2157"/>
    <w:rsid w:val="0040436D"/>
    <w:rsid w:val="00410543"/>
    <w:rsid w:val="004109CA"/>
    <w:rsid w:val="004173CC"/>
    <w:rsid w:val="0042356B"/>
    <w:rsid w:val="00424230"/>
    <w:rsid w:val="004243D2"/>
    <w:rsid w:val="00424610"/>
    <w:rsid w:val="0043017A"/>
    <w:rsid w:val="00432731"/>
    <w:rsid w:val="00445FCD"/>
    <w:rsid w:val="00450876"/>
    <w:rsid w:val="004518F1"/>
    <w:rsid w:val="00470725"/>
    <w:rsid w:val="00476C78"/>
    <w:rsid w:val="0048576D"/>
    <w:rsid w:val="0049495C"/>
    <w:rsid w:val="00497EF6"/>
    <w:rsid w:val="004B1292"/>
    <w:rsid w:val="004B1DE0"/>
    <w:rsid w:val="004B6B8F"/>
    <w:rsid w:val="004B7511"/>
    <w:rsid w:val="004C68F0"/>
    <w:rsid w:val="004D0724"/>
    <w:rsid w:val="004D0C07"/>
    <w:rsid w:val="004D3A05"/>
    <w:rsid w:val="004D5633"/>
    <w:rsid w:val="004F5F50"/>
    <w:rsid w:val="00503373"/>
    <w:rsid w:val="0051311C"/>
    <w:rsid w:val="005156AB"/>
    <w:rsid w:val="00517CE1"/>
    <w:rsid w:val="00520FDC"/>
    <w:rsid w:val="00523511"/>
    <w:rsid w:val="00531C6E"/>
    <w:rsid w:val="005348D6"/>
    <w:rsid w:val="00536336"/>
    <w:rsid w:val="00542ED7"/>
    <w:rsid w:val="00544679"/>
    <w:rsid w:val="00550D4A"/>
    <w:rsid w:val="005529DD"/>
    <w:rsid w:val="00564A29"/>
    <w:rsid w:val="00564FBC"/>
    <w:rsid w:val="005705A9"/>
    <w:rsid w:val="005717CA"/>
    <w:rsid w:val="00572864"/>
    <w:rsid w:val="00582F1C"/>
    <w:rsid w:val="00583520"/>
    <w:rsid w:val="00585024"/>
    <w:rsid w:val="0058618A"/>
    <w:rsid w:val="00593CD2"/>
    <w:rsid w:val="005A04DC"/>
    <w:rsid w:val="005A4952"/>
    <w:rsid w:val="005B20A1"/>
    <w:rsid w:val="005B2478"/>
    <w:rsid w:val="005B30F7"/>
    <w:rsid w:val="005B5347"/>
    <w:rsid w:val="005B689D"/>
    <w:rsid w:val="005C7541"/>
    <w:rsid w:val="005D1661"/>
    <w:rsid w:val="005E35F3"/>
    <w:rsid w:val="005E400D"/>
    <w:rsid w:val="005E698D"/>
    <w:rsid w:val="005F09F1"/>
    <w:rsid w:val="005F645A"/>
    <w:rsid w:val="00605579"/>
    <w:rsid w:val="006118D1"/>
    <w:rsid w:val="006139F8"/>
    <w:rsid w:val="00620D93"/>
    <w:rsid w:val="0062234A"/>
    <w:rsid w:val="0062576D"/>
    <w:rsid w:val="00625788"/>
    <w:rsid w:val="0063277E"/>
    <w:rsid w:val="006426D5"/>
    <w:rsid w:val="006466FF"/>
    <w:rsid w:val="006506F4"/>
    <w:rsid w:val="00656C00"/>
    <w:rsid w:val="00661967"/>
    <w:rsid w:val="00671B49"/>
    <w:rsid w:val="00680432"/>
    <w:rsid w:val="0068555C"/>
    <w:rsid w:val="00685737"/>
    <w:rsid w:val="00695745"/>
    <w:rsid w:val="006A0A1A"/>
    <w:rsid w:val="006A6460"/>
    <w:rsid w:val="006B062B"/>
    <w:rsid w:val="006B104E"/>
    <w:rsid w:val="006B4281"/>
    <w:rsid w:val="006B5AEA"/>
    <w:rsid w:val="006B6383"/>
    <w:rsid w:val="006B640D"/>
    <w:rsid w:val="006B7640"/>
    <w:rsid w:val="006C29EB"/>
    <w:rsid w:val="006C4359"/>
    <w:rsid w:val="006C61FA"/>
    <w:rsid w:val="006C784F"/>
    <w:rsid w:val="006D0896"/>
    <w:rsid w:val="006D12C8"/>
    <w:rsid w:val="006D4D81"/>
    <w:rsid w:val="006D4F06"/>
    <w:rsid w:val="006D7539"/>
    <w:rsid w:val="006E089F"/>
    <w:rsid w:val="006E1DF6"/>
    <w:rsid w:val="006E6E90"/>
    <w:rsid w:val="006F4AF6"/>
    <w:rsid w:val="0070391A"/>
    <w:rsid w:val="007045E5"/>
    <w:rsid w:val="00704704"/>
    <w:rsid w:val="00706486"/>
    <w:rsid w:val="00716BD8"/>
    <w:rsid w:val="00725368"/>
    <w:rsid w:val="007304F3"/>
    <w:rsid w:val="0073288A"/>
    <w:rsid w:val="00733FF9"/>
    <w:rsid w:val="0073420D"/>
    <w:rsid w:val="00743042"/>
    <w:rsid w:val="007433CD"/>
    <w:rsid w:val="0074369A"/>
    <w:rsid w:val="00750CCE"/>
    <w:rsid w:val="007537BD"/>
    <w:rsid w:val="00754E20"/>
    <w:rsid w:val="007554DF"/>
    <w:rsid w:val="0075776D"/>
    <w:rsid w:val="007613FB"/>
    <w:rsid w:val="00765B0F"/>
    <w:rsid w:val="00766AE1"/>
    <w:rsid w:val="007722BF"/>
    <w:rsid w:val="00774EC0"/>
    <w:rsid w:val="00777456"/>
    <w:rsid w:val="00782BE1"/>
    <w:rsid w:val="00784B96"/>
    <w:rsid w:val="007854B3"/>
    <w:rsid w:val="0078787D"/>
    <w:rsid w:val="00787FA8"/>
    <w:rsid w:val="007A2117"/>
    <w:rsid w:val="007A3900"/>
    <w:rsid w:val="007C537E"/>
    <w:rsid w:val="007C6EDC"/>
    <w:rsid w:val="007D10F2"/>
    <w:rsid w:val="007D392B"/>
    <w:rsid w:val="007E16D3"/>
    <w:rsid w:val="007E3F5D"/>
    <w:rsid w:val="007E406B"/>
    <w:rsid w:val="007E730D"/>
    <w:rsid w:val="007F403E"/>
    <w:rsid w:val="00810CEA"/>
    <w:rsid w:val="00816D2F"/>
    <w:rsid w:val="008233E5"/>
    <w:rsid w:val="00825325"/>
    <w:rsid w:val="00827936"/>
    <w:rsid w:val="00833DE8"/>
    <w:rsid w:val="00833F47"/>
    <w:rsid w:val="008348C3"/>
    <w:rsid w:val="008365C5"/>
    <w:rsid w:val="008373B4"/>
    <w:rsid w:val="0083752E"/>
    <w:rsid w:val="00845AEC"/>
    <w:rsid w:val="00847D37"/>
    <w:rsid w:val="00856C6F"/>
    <w:rsid w:val="00856FA4"/>
    <w:rsid w:val="00864CDD"/>
    <w:rsid w:val="00871A41"/>
    <w:rsid w:val="00876393"/>
    <w:rsid w:val="0088335A"/>
    <w:rsid w:val="00886D76"/>
    <w:rsid w:val="00887349"/>
    <w:rsid w:val="008877C2"/>
    <w:rsid w:val="008977A0"/>
    <w:rsid w:val="008A26B6"/>
    <w:rsid w:val="008A5F8D"/>
    <w:rsid w:val="008B0A07"/>
    <w:rsid w:val="008B7115"/>
    <w:rsid w:val="008B77FF"/>
    <w:rsid w:val="008C1495"/>
    <w:rsid w:val="008C5E2A"/>
    <w:rsid w:val="008C6108"/>
    <w:rsid w:val="008C7758"/>
    <w:rsid w:val="008D69C5"/>
    <w:rsid w:val="008D7404"/>
    <w:rsid w:val="008E0AD9"/>
    <w:rsid w:val="008F070C"/>
    <w:rsid w:val="008F3059"/>
    <w:rsid w:val="008F3E34"/>
    <w:rsid w:val="008F496D"/>
    <w:rsid w:val="008F6D52"/>
    <w:rsid w:val="008F70AD"/>
    <w:rsid w:val="009022BF"/>
    <w:rsid w:val="00902DE1"/>
    <w:rsid w:val="00911CD9"/>
    <w:rsid w:val="00912B71"/>
    <w:rsid w:val="009160F7"/>
    <w:rsid w:val="00916DAD"/>
    <w:rsid w:val="00925770"/>
    <w:rsid w:val="0092701A"/>
    <w:rsid w:val="00931632"/>
    <w:rsid w:val="00932C92"/>
    <w:rsid w:val="00935AEC"/>
    <w:rsid w:val="00937DC7"/>
    <w:rsid w:val="009454E4"/>
    <w:rsid w:val="00950466"/>
    <w:rsid w:val="0095433E"/>
    <w:rsid w:val="00956339"/>
    <w:rsid w:val="00957921"/>
    <w:rsid w:val="009623C9"/>
    <w:rsid w:val="0096683A"/>
    <w:rsid w:val="0098202B"/>
    <w:rsid w:val="009834A8"/>
    <w:rsid w:val="00984240"/>
    <w:rsid w:val="00985CA6"/>
    <w:rsid w:val="00995B07"/>
    <w:rsid w:val="009A2619"/>
    <w:rsid w:val="009A556D"/>
    <w:rsid w:val="009A7C04"/>
    <w:rsid w:val="009B10D6"/>
    <w:rsid w:val="009D30FA"/>
    <w:rsid w:val="009D65D0"/>
    <w:rsid w:val="009D6F64"/>
    <w:rsid w:val="009D7E91"/>
    <w:rsid w:val="009E54F4"/>
    <w:rsid w:val="009F2BFA"/>
    <w:rsid w:val="009F471B"/>
    <w:rsid w:val="00A025CC"/>
    <w:rsid w:val="00A03A3D"/>
    <w:rsid w:val="00A11043"/>
    <w:rsid w:val="00A21FFA"/>
    <w:rsid w:val="00A22177"/>
    <w:rsid w:val="00A224EF"/>
    <w:rsid w:val="00A35078"/>
    <w:rsid w:val="00A350D7"/>
    <w:rsid w:val="00A3629C"/>
    <w:rsid w:val="00A40C35"/>
    <w:rsid w:val="00A47BE4"/>
    <w:rsid w:val="00A50EAF"/>
    <w:rsid w:val="00A534D0"/>
    <w:rsid w:val="00A602F9"/>
    <w:rsid w:val="00A6313E"/>
    <w:rsid w:val="00A650EE"/>
    <w:rsid w:val="00A65A95"/>
    <w:rsid w:val="00A662C8"/>
    <w:rsid w:val="00A7096F"/>
    <w:rsid w:val="00A71157"/>
    <w:rsid w:val="00A92722"/>
    <w:rsid w:val="00A966E6"/>
    <w:rsid w:val="00AA45C4"/>
    <w:rsid w:val="00AA5253"/>
    <w:rsid w:val="00AB2BE3"/>
    <w:rsid w:val="00AB71A1"/>
    <w:rsid w:val="00AB7834"/>
    <w:rsid w:val="00AC4D5F"/>
    <w:rsid w:val="00AD02BF"/>
    <w:rsid w:val="00AD450C"/>
    <w:rsid w:val="00AE08DB"/>
    <w:rsid w:val="00AE12B0"/>
    <w:rsid w:val="00AE2729"/>
    <w:rsid w:val="00AE5AE2"/>
    <w:rsid w:val="00AE7343"/>
    <w:rsid w:val="00AE7D9F"/>
    <w:rsid w:val="00AF5DD8"/>
    <w:rsid w:val="00AF6823"/>
    <w:rsid w:val="00B02815"/>
    <w:rsid w:val="00B072F1"/>
    <w:rsid w:val="00B1458E"/>
    <w:rsid w:val="00B14C51"/>
    <w:rsid w:val="00B15540"/>
    <w:rsid w:val="00B266C2"/>
    <w:rsid w:val="00B311C8"/>
    <w:rsid w:val="00B3126D"/>
    <w:rsid w:val="00B36F2E"/>
    <w:rsid w:val="00B44B87"/>
    <w:rsid w:val="00B44F11"/>
    <w:rsid w:val="00B51E6F"/>
    <w:rsid w:val="00B521C4"/>
    <w:rsid w:val="00B53F62"/>
    <w:rsid w:val="00B561B0"/>
    <w:rsid w:val="00B62979"/>
    <w:rsid w:val="00B6730C"/>
    <w:rsid w:val="00B6753D"/>
    <w:rsid w:val="00B70056"/>
    <w:rsid w:val="00B823A7"/>
    <w:rsid w:val="00B8716A"/>
    <w:rsid w:val="00B90FA5"/>
    <w:rsid w:val="00B919F1"/>
    <w:rsid w:val="00B92433"/>
    <w:rsid w:val="00B97E62"/>
    <w:rsid w:val="00BA2C72"/>
    <w:rsid w:val="00BB468D"/>
    <w:rsid w:val="00BC0E8D"/>
    <w:rsid w:val="00BC164A"/>
    <w:rsid w:val="00BC411F"/>
    <w:rsid w:val="00BD0503"/>
    <w:rsid w:val="00BD180D"/>
    <w:rsid w:val="00BD66E9"/>
    <w:rsid w:val="00BE2785"/>
    <w:rsid w:val="00BE6551"/>
    <w:rsid w:val="00BF093B"/>
    <w:rsid w:val="00BF154E"/>
    <w:rsid w:val="00C0531E"/>
    <w:rsid w:val="00C06B2A"/>
    <w:rsid w:val="00C07BDC"/>
    <w:rsid w:val="00C10A31"/>
    <w:rsid w:val="00C10F49"/>
    <w:rsid w:val="00C15370"/>
    <w:rsid w:val="00C1785B"/>
    <w:rsid w:val="00C17952"/>
    <w:rsid w:val="00C20A22"/>
    <w:rsid w:val="00C37966"/>
    <w:rsid w:val="00C400E4"/>
    <w:rsid w:val="00C4244F"/>
    <w:rsid w:val="00C44BCE"/>
    <w:rsid w:val="00C45D20"/>
    <w:rsid w:val="00C5051F"/>
    <w:rsid w:val="00C511AC"/>
    <w:rsid w:val="00C632ED"/>
    <w:rsid w:val="00C66150"/>
    <w:rsid w:val="00C671F5"/>
    <w:rsid w:val="00C70EF5"/>
    <w:rsid w:val="00C756C5"/>
    <w:rsid w:val="00C82CAE"/>
    <w:rsid w:val="00C858D9"/>
    <w:rsid w:val="00C930A8"/>
    <w:rsid w:val="00C94A56"/>
    <w:rsid w:val="00C96325"/>
    <w:rsid w:val="00CA01A1"/>
    <w:rsid w:val="00CA59DF"/>
    <w:rsid w:val="00CA6CDB"/>
    <w:rsid w:val="00CB7D19"/>
    <w:rsid w:val="00CC3524"/>
    <w:rsid w:val="00CC5440"/>
    <w:rsid w:val="00CD27BE"/>
    <w:rsid w:val="00CD6F0F"/>
    <w:rsid w:val="00CE06F1"/>
    <w:rsid w:val="00CE0BB7"/>
    <w:rsid w:val="00CE3E9A"/>
    <w:rsid w:val="00CE4207"/>
    <w:rsid w:val="00CE6D57"/>
    <w:rsid w:val="00CF6E39"/>
    <w:rsid w:val="00CF72DA"/>
    <w:rsid w:val="00D03F52"/>
    <w:rsid w:val="00D05C71"/>
    <w:rsid w:val="00D15B4E"/>
    <w:rsid w:val="00D177E7"/>
    <w:rsid w:val="00D2079F"/>
    <w:rsid w:val="00D27214"/>
    <w:rsid w:val="00D34ABA"/>
    <w:rsid w:val="00D360E7"/>
    <w:rsid w:val="00D447EF"/>
    <w:rsid w:val="00D44DB4"/>
    <w:rsid w:val="00D45BDD"/>
    <w:rsid w:val="00D466B0"/>
    <w:rsid w:val="00D505E2"/>
    <w:rsid w:val="00D523B7"/>
    <w:rsid w:val="00D52A49"/>
    <w:rsid w:val="00D72903"/>
    <w:rsid w:val="00D7463D"/>
    <w:rsid w:val="00D80F5A"/>
    <w:rsid w:val="00D855D8"/>
    <w:rsid w:val="00D902AC"/>
    <w:rsid w:val="00D90C60"/>
    <w:rsid w:val="00D9381D"/>
    <w:rsid w:val="00DA4540"/>
    <w:rsid w:val="00DA587E"/>
    <w:rsid w:val="00DB0874"/>
    <w:rsid w:val="00DB2585"/>
    <w:rsid w:val="00DB3052"/>
    <w:rsid w:val="00DB66B6"/>
    <w:rsid w:val="00DC2D17"/>
    <w:rsid w:val="00DC4762"/>
    <w:rsid w:val="00DD0D3A"/>
    <w:rsid w:val="00DE23BF"/>
    <w:rsid w:val="00DE3981"/>
    <w:rsid w:val="00DE40DD"/>
    <w:rsid w:val="00DE7026"/>
    <w:rsid w:val="00DE7755"/>
    <w:rsid w:val="00DE78C9"/>
    <w:rsid w:val="00DF059A"/>
    <w:rsid w:val="00DF6669"/>
    <w:rsid w:val="00DF6D19"/>
    <w:rsid w:val="00DF70F5"/>
    <w:rsid w:val="00E00053"/>
    <w:rsid w:val="00E0200A"/>
    <w:rsid w:val="00E041BB"/>
    <w:rsid w:val="00E107CB"/>
    <w:rsid w:val="00E17A1A"/>
    <w:rsid w:val="00E2252C"/>
    <w:rsid w:val="00E270C0"/>
    <w:rsid w:val="00E30545"/>
    <w:rsid w:val="00E31AB1"/>
    <w:rsid w:val="00E36D82"/>
    <w:rsid w:val="00E400B1"/>
    <w:rsid w:val="00E460B9"/>
    <w:rsid w:val="00E67121"/>
    <w:rsid w:val="00E7198D"/>
    <w:rsid w:val="00E731FE"/>
    <w:rsid w:val="00E735AF"/>
    <w:rsid w:val="00E73933"/>
    <w:rsid w:val="00E745A0"/>
    <w:rsid w:val="00E74CA6"/>
    <w:rsid w:val="00E75E3D"/>
    <w:rsid w:val="00E90325"/>
    <w:rsid w:val="00E90A1E"/>
    <w:rsid w:val="00E90DAA"/>
    <w:rsid w:val="00E91A7A"/>
    <w:rsid w:val="00E9731C"/>
    <w:rsid w:val="00EA4E4C"/>
    <w:rsid w:val="00EB5247"/>
    <w:rsid w:val="00EC0184"/>
    <w:rsid w:val="00EC6284"/>
    <w:rsid w:val="00EC78CD"/>
    <w:rsid w:val="00ED229E"/>
    <w:rsid w:val="00ED36FD"/>
    <w:rsid w:val="00ED3904"/>
    <w:rsid w:val="00EF70EB"/>
    <w:rsid w:val="00F017AF"/>
    <w:rsid w:val="00F041C4"/>
    <w:rsid w:val="00F11952"/>
    <w:rsid w:val="00F1598C"/>
    <w:rsid w:val="00F20BC6"/>
    <w:rsid w:val="00F233BF"/>
    <w:rsid w:val="00F25214"/>
    <w:rsid w:val="00F255FC"/>
    <w:rsid w:val="00F259B0"/>
    <w:rsid w:val="00F26A20"/>
    <w:rsid w:val="00F276C9"/>
    <w:rsid w:val="00F40690"/>
    <w:rsid w:val="00F41B85"/>
    <w:rsid w:val="00F43B8F"/>
    <w:rsid w:val="00F44354"/>
    <w:rsid w:val="00F51785"/>
    <w:rsid w:val="00F530D7"/>
    <w:rsid w:val="00F541E6"/>
    <w:rsid w:val="00F640BF"/>
    <w:rsid w:val="00F70754"/>
    <w:rsid w:val="00F71E25"/>
    <w:rsid w:val="00F7253C"/>
    <w:rsid w:val="00F7378C"/>
    <w:rsid w:val="00F77AD4"/>
    <w:rsid w:val="00F853A3"/>
    <w:rsid w:val="00F879A1"/>
    <w:rsid w:val="00F92FC4"/>
    <w:rsid w:val="00F96D97"/>
    <w:rsid w:val="00F9793C"/>
    <w:rsid w:val="00FA0C14"/>
    <w:rsid w:val="00FA53DE"/>
    <w:rsid w:val="00FA6F42"/>
    <w:rsid w:val="00FB1C75"/>
    <w:rsid w:val="00FB4B02"/>
    <w:rsid w:val="00FB5995"/>
    <w:rsid w:val="00FB7915"/>
    <w:rsid w:val="00FC0EF0"/>
    <w:rsid w:val="00FC2D40"/>
    <w:rsid w:val="00FC3600"/>
    <w:rsid w:val="00FC565B"/>
    <w:rsid w:val="00FD0282"/>
    <w:rsid w:val="00FD1B83"/>
    <w:rsid w:val="00FD3D17"/>
    <w:rsid w:val="00FD5448"/>
    <w:rsid w:val="00FD57FC"/>
    <w:rsid w:val="00FD606C"/>
    <w:rsid w:val="00FE006E"/>
    <w:rsid w:val="00FE0D3B"/>
    <w:rsid w:val="00FE3F50"/>
    <w:rsid w:val="00FE54D4"/>
    <w:rsid w:val="00FE5675"/>
    <w:rsid w:val="00FF0DF1"/>
    <w:rsid w:val="00FF2791"/>
    <w:rsid w:val="00FF5E9D"/>
    <w:rsid w:val="00FF71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B2F784"/>
  <w15:chartTrackingRefBased/>
  <w15:docId w15:val="{41CE2A18-185F-492A-B0ED-40F6C50A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jc w:val="both"/>
      <w:outlineLvl w:val="0"/>
    </w:pPr>
    <w:rPr>
      <w:b/>
      <w:caps/>
    </w:rPr>
  </w:style>
  <w:style w:type="paragraph" w:styleId="Ttulo2">
    <w:name w:val="heading 2"/>
    <w:aliases w:val="TF-TÍTULO 2"/>
    <w:next w:val="TF-TEXTO"/>
    <w:link w:val="Ttulo2Char"/>
    <w:autoRedefine/>
    <w:qFormat/>
    <w:rsid w:val="001A2D50"/>
    <w:pPr>
      <w:keepNext/>
      <w:keepLines/>
      <w:numPr>
        <w:ilvl w:val="1"/>
        <w:numId w:val="1"/>
      </w:numPr>
      <w:spacing w:before="240" w:line="360" w:lineRule="auto"/>
      <w:jc w:val="both"/>
      <w:outlineLvl w:val="1"/>
    </w:pPr>
    <w:rPr>
      <w:caps/>
      <w:color w:val="000000"/>
      <w:sz w:val="24"/>
    </w:rPr>
  </w:style>
  <w:style w:type="paragraph" w:styleId="Ttulo3">
    <w:name w:val="heading 3"/>
    <w:aliases w:val="TF-TÍTULO 3"/>
    <w:next w:val="TF-TEXTO"/>
    <w:link w:val="Ttulo3Char"/>
    <w:autoRedefine/>
    <w:qFormat/>
    <w:rsid w:val="009D7E91"/>
    <w:pPr>
      <w:keepNext/>
      <w:keepLines/>
      <w:numPr>
        <w:ilvl w:val="2"/>
        <w:numId w:val="1"/>
      </w:numPr>
      <w:spacing w:before="240" w:line="360" w:lineRule="auto"/>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jc w:val="both"/>
      <w:outlineLvl w:val="4"/>
    </w:pPr>
    <w:rPr>
      <w:color w:val="000000"/>
      <w:sz w:val="24"/>
    </w:rPr>
  </w:style>
  <w:style w:type="paragraph" w:styleId="Ttulo6">
    <w:name w:val="heading 6"/>
    <w:next w:val="TF-TEXTO"/>
    <w:autoRedefine/>
    <w:qFormat/>
    <w:pPr>
      <w:keepNext/>
      <w:numPr>
        <w:ilvl w:val="5"/>
        <w:numId w:val="1"/>
      </w:numPr>
      <w:spacing w:before="360" w:after="240"/>
      <w:jc w:val="both"/>
      <w:outlineLvl w:val="5"/>
    </w:pPr>
    <w:rPr>
      <w:noProof/>
      <w:color w:val="000000"/>
      <w:sz w:val="24"/>
    </w:rPr>
  </w:style>
  <w:style w:type="paragraph" w:styleId="Ttulo7">
    <w:name w:val="heading 7"/>
    <w:next w:val="TF-TEXTO"/>
    <w:autoRedefine/>
    <w:qFormat/>
    <w:pPr>
      <w:keepNext/>
      <w:numPr>
        <w:ilvl w:val="6"/>
        <w:numId w:val="1"/>
      </w:numPr>
      <w:spacing w:before="360" w:after="240"/>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215872"/>
    <w:pPr>
      <w:spacing w:before="6400"/>
      <w:ind w:left="4536"/>
      <w:jc w:val="both"/>
    </w:pPr>
    <w:rPr>
      <w:sz w:val="24"/>
    </w:rPr>
  </w:style>
  <w:style w:type="paragraph" w:customStyle="1" w:styleId="TF-xpre-agradecimentosTEXTO">
    <w:name w:val="TF-xpre-agradecimentos TEXTO"/>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rsid w:val="00215872"/>
    <w:pPr>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6D7539"/>
    <w:pPr>
      <w:jc w:val="center"/>
    </w:pPr>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qFormat/>
    <w:rsid w:val="008C6108"/>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qFormat/>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FIGURA">
    <w:name w:val="FIGURA"/>
    <w:basedOn w:val="TF-TEXTO"/>
  </w:style>
  <w:style w:type="paragraph" w:customStyle="1" w:styleId="QUADRO">
    <w:name w:val="QUADRO"/>
    <w:basedOn w:val="TF-TEXTO"/>
  </w:style>
  <w:style w:type="paragraph" w:customStyle="1" w:styleId="TABELA">
    <w:name w:val="TABELA"/>
    <w:basedOn w:val="TF-TEXTO"/>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5A04DC"/>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rsid w:val="0036523A"/>
    <w:rPr>
      <w:b/>
      <w:caps/>
      <w:sz w:val="24"/>
      <w:szCs w:val="24"/>
    </w:rPr>
  </w:style>
  <w:style w:type="paragraph" w:customStyle="1" w:styleId="TF-xpos-apndice-Ttulo">
    <w:name w:val="TF-xpos-apêndice-Título"/>
    <w:next w:val="Normal"/>
    <w:rsid w:val="00FD57FC"/>
    <w:pPr>
      <w:pageBreakBefore/>
      <w:jc w:val="both"/>
    </w:pPr>
    <w:rPr>
      <w:rFonts w:ascii="Times" w:hAnsi="Times"/>
      <w:b/>
      <w:color w:val="000000"/>
      <w:sz w:val="28"/>
    </w:rPr>
  </w:style>
  <w:style w:type="paragraph" w:customStyle="1" w:styleId="TF-xpos-anexo-Ttulo">
    <w:name w:val="TF-xpos-anexo-Título"/>
    <w:next w:val="Normal"/>
    <w:rsid w:val="00FD57FC"/>
    <w:pPr>
      <w:pageBreakBefore/>
      <w:spacing w:after="240"/>
      <w:jc w:val="both"/>
    </w:pPr>
    <w:rPr>
      <w:b/>
      <w:color w:val="000000"/>
      <w:sz w:val="28"/>
    </w:rPr>
  </w:style>
  <w:style w:type="paragraph" w:styleId="Legenda">
    <w:name w:val="caption"/>
    <w:basedOn w:val="Normal"/>
    <w:next w:val="Normal"/>
    <w:uiPriority w:val="35"/>
    <w:rsid w:val="00EC6284"/>
    <w:rPr>
      <w:b/>
      <w:bCs/>
      <w:sz w:val="20"/>
      <w:szCs w:val="20"/>
    </w:rPr>
  </w:style>
  <w:style w:type="character" w:customStyle="1" w:styleId="Ttulo2Char">
    <w:name w:val="Título 2 Char"/>
    <w:aliases w:val="TF-TÍTULO 2 Char"/>
    <w:basedOn w:val="Fontepargpadro"/>
    <w:link w:val="Ttulo2"/>
    <w:rsid w:val="000C1A21"/>
    <w:rPr>
      <w:caps/>
      <w:color w:val="000000"/>
      <w:sz w:val="24"/>
    </w:rPr>
  </w:style>
  <w:style w:type="character" w:customStyle="1" w:styleId="Ttulo3Char">
    <w:name w:val="Título 3 Char"/>
    <w:aliases w:val="TF-TÍTULO 3 Char"/>
    <w:basedOn w:val="Fontepargpadro"/>
    <w:link w:val="Ttulo3"/>
    <w:rsid w:val="007E3F5D"/>
    <w:rPr>
      <w:color w:val="000000"/>
      <w:sz w:val="24"/>
    </w:rPr>
  </w:style>
  <w:style w:type="paragraph" w:styleId="Subttulo">
    <w:name w:val="Subtitle"/>
    <w:basedOn w:val="Normal"/>
    <w:next w:val="Normal"/>
    <w:link w:val="SubttuloChar"/>
    <w:uiPriority w:val="11"/>
    <w:qFormat/>
    <w:rsid w:val="000C0A5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uiPriority w:val="11"/>
    <w:rsid w:val="000C0A59"/>
    <w:rPr>
      <w:rFonts w:asciiTheme="minorHAnsi" w:eastAsiaTheme="minorEastAsia" w:hAnsiTheme="minorHAnsi" w:cstheme="minorBidi"/>
      <w:color w:val="5A5A5A" w:themeColor="text1" w:themeTint="A5"/>
      <w:spacing w:val="15"/>
      <w:sz w:val="22"/>
      <w:szCs w:val="22"/>
    </w:rPr>
  </w:style>
  <w:style w:type="paragraph" w:styleId="Reviso">
    <w:name w:val="Revision"/>
    <w:hidden/>
    <w:uiPriority w:val="99"/>
    <w:semiHidden/>
    <w:rsid w:val="00B02815"/>
    <w:rPr>
      <w:sz w:val="24"/>
      <w:szCs w:val="24"/>
    </w:rPr>
  </w:style>
  <w:style w:type="character" w:styleId="Refdecomentrio">
    <w:name w:val="annotation reference"/>
    <w:basedOn w:val="Fontepargpadro"/>
    <w:uiPriority w:val="99"/>
    <w:semiHidden/>
    <w:unhideWhenUsed/>
    <w:rsid w:val="00D855D8"/>
    <w:rPr>
      <w:sz w:val="16"/>
      <w:szCs w:val="16"/>
    </w:rPr>
  </w:style>
  <w:style w:type="paragraph" w:styleId="Textodecomentrio">
    <w:name w:val="annotation text"/>
    <w:basedOn w:val="Normal"/>
    <w:link w:val="TextodecomentrioChar"/>
    <w:uiPriority w:val="99"/>
    <w:semiHidden/>
    <w:unhideWhenUsed/>
    <w:rsid w:val="00D855D8"/>
    <w:rPr>
      <w:sz w:val="20"/>
      <w:szCs w:val="20"/>
    </w:rPr>
  </w:style>
  <w:style w:type="character" w:customStyle="1" w:styleId="TextodecomentrioChar">
    <w:name w:val="Texto de comentário Char"/>
    <w:basedOn w:val="Fontepargpadro"/>
    <w:link w:val="Textodecomentrio"/>
    <w:uiPriority w:val="99"/>
    <w:semiHidden/>
    <w:rsid w:val="00D855D8"/>
  </w:style>
  <w:style w:type="paragraph" w:styleId="Assuntodocomentrio">
    <w:name w:val="annotation subject"/>
    <w:basedOn w:val="Textodecomentrio"/>
    <w:next w:val="Textodecomentrio"/>
    <w:link w:val="AssuntodocomentrioChar"/>
    <w:uiPriority w:val="99"/>
    <w:semiHidden/>
    <w:unhideWhenUsed/>
    <w:rsid w:val="00D855D8"/>
    <w:rPr>
      <w:b/>
      <w:bCs/>
    </w:rPr>
  </w:style>
  <w:style w:type="character" w:customStyle="1" w:styleId="AssuntodocomentrioChar">
    <w:name w:val="Assunto do comentário Char"/>
    <w:basedOn w:val="TextodecomentrioChar"/>
    <w:link w:val="Assuntodocomentrio"/>
    <w:uiPriority w:val="99"/>
    <w:semiHidden/>
    <w:rsid w:val="00D855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580781">
      <w:bodyDiv w:val="1"/>
      <w:marLeft w:val="0"/>
      <w:marRight w:val="0"/>
      <w:marTop w:val="0"/>
      <w:marBottom w:val="0"/>
      <w:divBdr>
        <w:top w:val="none" w:sz="0" w:space="0" w:color="auto"/>
        <w:left w:val="none" w:sz="0" w:space="0" w:color="auto"/>
        <w:bottom w:val="none" w:sz="0" w:space="0" w:color="auto"/>
        <w:right w:val="none" w:sz="0" w:space="0" w:color="auto"/>
      </w:divBdr>
    </w:div>
    <w:div w:id="549651216">
      <w:bodyDiv w:val="1"/>
      <w:marLeft w:val="0"/>
      <w:marRight w:val="0"/>
      <w:marTop w:val="0"/>
      <w:marBottom w:val="0"/>
      <w:divBdr>
        <w:top w:val="none" w:sz="0" w:space="0" w:color="auto"/>
        <w:left w:val="none" w:sz="0" w:space="0" w:color="auto"/>
        <w:bottom w:val="none" w:sz="0" w:space="0" w:color="auto"/>
        <w:right w:val="none" w:sz="0" w:space="0" w:color="auto"/>
      </w:divBdr>
    </w:div>
    <w:div w:id="1005935081">
      <w:bodyDiv w:val="1"/>
      <w:marLeft w:val="0"/>
      <w:marRight w:val="0"/>
      <w:marTop w:val="0"/>
      <w:marBottom w:val="0"/>
      <w:divBdr>
        <w:top w:val="none" w:sz="0" w:space="0" w:color="auto"/>
        <w:left w:val="none" w:sz="0" w:space="0" w:color="auto"/>
        <w:bottom w:val="none" w:sz="0" w:space="0" w:color="auto"/>
        <w:right w:val="none" w:sz="0" w:space="0" w:color="auto"/>
      </w:divBdr>
    </w:div>
    <w:div w:id="1454596456">
      <w:bodyDiv w:val="1"/>
      <w:marLeft w:val="0"/>
      <w:marRight w:val="0"/>
      <w:marTop w:val="0"/>
      <w:marBottom w:val="0"/>
      <w:divBdr>
        <w:top w:val="none" w:sz="0" w:space="0" w:color="auto"/>
        <w:left w:val="none" w:sz="0" w:space="0" w:color="auto"/>
        <w:bottom w:val="none" w:sz="0" w:space="0" w:color="auto"/>
        <w:right w:val="none" w:sz="0" w:space="0" w:color="auto"/>
      </w:divBdr>
    </w:div>
    <w:div w:id="1662199042">
      <w:bodyDiv w:val="1"/>
      <w:marLeft w:val="0"/>
      <w:marRight w:val="0"/>
      <w:marTop w:val="0"/>
      <w:marBottom w:val="0"/>
      <w:divBdr>
        <w:top w:val="none" w:sz="0" w:space="0" w:color="auto"/>
        <w:left w:val="none" w:sz="0" w:space="0" w:color="auto"/>
        <w:bottom w:val="none" w:sz="0" w:space="0" w:color="auto"/>
        <w:right w:val="none" w:sz="0" w:space="0" w:color="auto"/>
      </w:divBdr>
    </w:div>
    <w:div w:id="1755273399">
      <w:bodyDiv w:val="1"/>
      <w:marLeft w:val="0"/>
      <w:marRight w:val="0"/>
      <w:marTop w:val="0"/>
      <w:marBottom w:val="0"/>
      <w:divBdr>
        <w:top w:val="none" w:sz="0" w:space="0" w:color="auto"/>
        <w:left w:val="none" w:sz="0" w:space="0" w:color="auto"/>
        <w:bottom w:val="none" w:sz="0" w:space="0" w:color="auto"/>
        <w:right w:val="none" w:sz="0" w:space="0" w:color="auto"/>
      </w:divBdr>
    </w:div>
    <w:div w:id="1761682487">
      <w:bodyDiv w:val="1"/>
      <w:marLeft w:val="0"/>
      <w:marRight w:val="0"/>
      <w:marTop w:val="0"/>
      <w:marBottom w:val="0"/>
      <w:divBdr>
        <w:top w:val="none" w:sz="0" w:space="0" w:color="auto"/>
        <w:left w:val="none" w:sz="0" w:space="0" w:color="auto"/>
        <w:bottom w:val="none" w:sz="0" w:space="0" w:color="auto"/>
        <w:right w:val="none" w:sz="0" w:space="0" w:color="auto"/>
      </w:divBdr>
    </w:div>
    <w:div w:id="1861888632">
      <w:bodyDiv w:val="1"/>
      <w:marLeft w:val="0"/>
      <w:marRight w:val="0"/>
      <w:marTop w:val="0"/>
      <w:marBottom w:val="0"/>
      <w:divBdr>
        <w:top w:val="none" w:sz="0" w:space="0" w:color="auto"/>
        <w:left w:val="none" w:sz="0" w:space="0" w:color="auto"/>
        <w:bottom w:val="none" w:sz="0" w:space="0" w:color="auto"/>
        <w:right w:val="none" w:sz="0" w:space="0" w:color="auto"/>
      </w:divBdr>
    </w:div>
    <w:div w:id="1919054265">
      <w:bodyDiv w:val="1"/>
      <w:marLeft w:val="0"/>
      <w:marRight w:val="0"/>
      <w:marTop w:val="0"/>
      <w:marBottom w:val="0"/>
      <w:divBdr>
        <w:top w:val="none" w:sz="0" w:space="0" w:color="auto"/>
        <w:left w:val="none" w:sz="0" w:space="0" w:color="auto"/>
        <w:bottom w:val="none" w:sz="0" w:space="0" w:color="auto"/>
        <w:right w:val="none" w:sz="0" w:space="0" w:color="auto"/>
      </w:divBdr>
    </w:div>
    <w:div w:id="204809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7.jpeg"/><Relationship Id="rId33" Type="http://schemas.openxmlformats.org/officeDocument/2006/relationships/header" Target="header4.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2.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eg"/><Relationship Id="rId32" Type="http://schemas.openxmlformats.org/officeDocument/2006/relationships/image" Target="media/image14.jpe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B1E8BD-BF95-4AA1-9082-63603511BB6A}">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E13C73C3-3D32-4ED6-9310-B8CC3B8417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C22651-8492-4985-A983-E28F22F8AF0A}">
  <ds:schemaRefs>
    <ds:schemaRef ds:uri="http://schemas.openxmlformats.org/officeDocument/2006/bibliography"/>
  </ds:schemaRefs>
</ds:datastoreItem>
</file>

<file path=customXml/itemProps4.xml><?xml version="1.0" encoding="utf-8"?>
<ds:datastoreItem xmlns:ds="http://schemas.openxmlformats.org/officeDocument/2006/customXml" ds:itemID="{383FF85A-51EB-4AE2-BC64-AA96D5D4C3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58</Pages>
  <Words>11791</Words>
  <Characters>63674</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75315</CharactersWithSpaces>
  <SharedDoc>false</SharedDoc>
  <HLinks>
    <vt:vector size="198" baseType="variant">
      <vt:variant>
        <vt:i4>1179708</vt:i4>
      </vt:variant>
      <vt:variant>
        <vt:i4>203</vt:i4>
      </vt:variant>
      <vt:variant>
        <vt:i4>0</vt:i4>
      </vt:variant>
      <vt:variant>
        <vt:i4>5</vt:i4>
      </vt:variant>
      <vt:variant>
        <vt:lpwstr/>
      </vt:variant>
      <vt:variant>
        <vt:lpwstr>_Toc521697160</vt:lpwstr>
      </vt:variant>
      <vt:variant>
        <vt:i4>1114172</vt:i4>
      </vt:variant>
      <vt:variant>
        <vt:i4>197</vt:i4>
      </vt:variant>
      <vt:variant>
        <vt:i4>0</vt:i4>
      </vt:variant>
      <vt:variant>
        <vt:i4>5</vt:i4>
      </vt:variant>
      <vt:variant>
        <vt:lpwstr/>
      </vt:variant>
      <vt:variant>
        <vt:lpwstr>_Toc521697159</vt:lpwstr>
      </vt:variant>
      <vt:variant>
        <vt:i4>1114172</vt:i4>
      </vt:variant>
      <vt:variant>
        <vt:i4>191</vt:i4>
      </vt:variant>
      <vt:variant>
        <vt:i4>0</vt:i4>
      </vt:variant>
      <vt:variant>
        <vt:i4>5</vt:i4>
      </vt:variant>
      <vt:variant>
        <vt:lpwstr/>
      </vt:variant>
      <vt:variant>
        <vt:lpwstr>_Toc521697158</vt:lpwstr>
      </vt:variant>
      <vt:variant>
        <vt:i4>1114172</vt:i4>
      </vt:variant>
      <vt:variant>
        <vt:i4>185</vt:i4>
      </vt:variant>
      <vt:variant>
        <vt:i4>0</vt:i4>
      </vt:variant>
      <vt:variant>
        <vt:i4>5</vt:i4>
      </vt:variant>
      <vt:variant>
        <vt:lpwstr/>
      </vt:variant>
      <vt:variant>
        <vt:lpwstr>_Toc521697157</vt:lpwstr>
      </vt:variant>
      <vt:variant>
        <vt:i4>1114172</vt:i4>
      </vt:variant>
      <vt:variant>
        <vt:i4>179</vt:i4>
      </vt:variant>
      <vt:variant>
        <vt:i4>0</vt:i4>
      </vt:variant>
      <vt:variant>
        <vt:i4>5</vt:i4>
      </vt:variant>
      <vt:variant>
        <vt:lpwstr/>
      </vt:variant>
      <vt:variant>
        <vt:lpwstr>_Toc521697156</vt:lpwstr>
      </vt:variant>
      <vt:variant>
        <vt:i4>1114172</vt:i4>
      </vt:variant>
      <vt:variant>
        <vt:i4>173</vt:i4>
      </vt:variant>
      <vt:variant>
        <vt:i4>0</vt:i4>
      </vt:variant>
      <vt:variant>
        <vt:i4>5</vt:i4>
      </vt:variant>
      <vt:variant>
        <vt:lpwstr/>
      </vt:variant>
      <vt:variant>
        <vt:lpwstr>_Toc521697155</vt:lpwstr>
      </vt:variant>
      <vt:variant>
        <vt:i4>1114172</vt:i4>
      </vt:variant>
      <vt:variant>
        <vt:i4>167</vt:i4>
      </vt:variant>
      <vt:variant>
        <vt:i4>0</vt:i4>
      </vt:variant>
      <vt:variant>
        <vt:i4>5</vt:i4>
      </vt:variant>
      <vt:variant>
        <vt:lpwstr/>
      </vt:variant>
      <vt:variant>
        <vt:lpwstr>_Toc521697154</vt:lpwstr>
      </vt:variant>
      <vt:variant>
        <vt:i4>1114172</vt:i4>
      </vt:variant>
      <vt:variant>
        <vt:i4>161</vt:i4>
      </vt:variant>
      <vt:variant>
        <vt:i4>0</vt:i4>
      </vt:variant>
      <vt:variant>
        <vt:i4>5</vt:i4>
      </vt:variant>
      <vt:variant>
        <vt:lpwstr/>
      </vt:variant>
      <vt:variant>
        <vt:lpwstr>_Toc521697153</vt:lpwstr>
      </vt:variant>
      <vt:variant>
        <vt:i4>1114172</vt:i4>
      </vt:variant>
      <vt:variant>
        <vt:i4>155</vt:i4>
      </vt:variant>
      <vt:variant>
        <vt:i4>0</vt:i4>
      </vt:variant>
      <vt:variant>
        <vt:i4>5</vt:i4>
      </vt:variant>
      <vt:variant>
        <vt:lpwstr/>
      </vt:variant>
      <vt:variant>
        <vt:lpwstr>_Toc521697152</vt:lpwstr>
      </vt:variant>
      <vt:variant>
        <vt:i4>1114172</vt:i4>
      </vt:variant>
      <vt:variant>
        <vt:i4>149</vt:i4>
      </vt:variant>
      <vt:variant>
        <vt:i4>0</vt:i4>
      </vt:variant>
      <vt:variant>
        <vt:i4>5</vt:i4>
      </vt:variant>
      <vt:variant>
        <vt:lpwstr/>
      </vt:variant>
      <vt:variant>
        <vt:lpwstr>_Toc521697151</vt:lpwstr>
      </vt:variant>
      <vt:variant>
        <vt:i4>1114172</vt:i4>
      </vt:variant>
      <vt:variant>
        <vt:i4>143</vt:i4>
      </vt:variant>
      <vt:variant>
        <vt:i4>0</vt:i4>
      </vt:variant>
      <vt:variant>
        <vt:i4>5</vt:i4>
      </vt:variant>
      <vt:variant>
        <vt:lpwstr/>
      </vt:variant>
      <vt:variant>
        <vt:lpwstr>_Toc521697150</vt:lpwstr>
      </vt:variant>
      <vt:variant>
        <vt:i4>1048636</vt:i4>
      </vt:variant>
      <vt:variant>
        <vt:i4>137</vt:i4>
      </vt:variant>
      <vt:variant>
        <vt:i4>0</vt:i4>
      </vt:variant>
      <vt:variant>
        <vt:i4>5</vt:i4>
      </vt:variant>
      <vt:variant>
        <vt:lpwstr/>
      </vt:variant>
      <vt:variant>
        <vt:lpwstr>_Toc521697149</vt:lpwstr>
      </vt:variant>
      <vt:variant>
        <vt:i4>1048636</vt:i4>
      </vt:variant>
      <vt:variant>
        <vt:i4>131</vt:i4>
      </vt:variant>
      <vt:variant>
        <vt:i4>0</vt:i4>
      </vt:variant>
      <vt:variant>
        <vt:i4>5</vt:i4>
      </vt:variant>
      <vt:variant>
        <vt:lpwstr/>
      </vt:variant>
      <vt:variant>
        <vt:lpwstr>_Toc521697148</vt:lpwstr>
      </vt:variant>
      <vt:variant>
        <vt:i4>1048636</vt:i4>
      </vt:variant>
      <vt:variant>
        <vt:i4>125</vt:i4>
      </vt:variant>
      <vt:variant>
        <vt:i4>0</vt:i4>
      </vt:variant>
      <vt:variant>
        <vt:i4>5</vt:i4>
      </vt:variant>
      <vt:variant>
        <vt:lpwstr/>
      </vt:variant>
      <vt:variant>
        <vt:lpwstr>_Toc521697147</vt:lpwstr>
      </vt:variant>
      <vt:variant>
        <vt:i4>1048636</vt:i4>
      </vt:variant>
      <vt:variant>
        <vt:i4>119</vt:i4>
      </vt:variant>
      <vt:variant>
        <vt:i4>0</vt:i4>
      </vt:variant>
      <vt:variant>
        <vt:i4>5</vt:i4>
      </vt:variant>
      <vt:variant>
        <vt:lpwstr/>
      </vt:variant>
      <vt:variant>
        <vt:lpwstr>_Toc521697146</vt:lpwstr>
      </vt:variant>
      <vt:variant>
        <vt:i4>1048636</vt:i4>
      </vt:variant>
      <vt:variant>
        <vt:i4>113</vt:i4>
      </vt:variant>
      <vt:variant>
        <vt:i4>0</vt:i4>
      </vt:variant>
      <vt:variant>
        <vt:i4>5</vt:i4>
      </vt:variant>
      <vt:variant>
        <vt:lpwstr/>
      </vt:variant>
      <vt:variant>
        <vt:lpwstr>_Toc521697145</vt:lpwstr>
      </vt:variant>
      <vt:variant>
        <vt:i4>1048636</vt:i4>
      </vt:variant>
      <vt:variant>
        <vt:i4>107</vt:i4>
      </vt:variant>
      <vt:variant>
        <vt:i4>0</vt:i4>
      </vt:variant>
      <vt:variant>
        <vt:i4>5</vt:i4>
      </vt:variant>
      <vt:variant>
        <vt:lpwstr/>
      </vt:variant>
      <vt:variant>
        <vt:lpwstr>_Toc521697144</vt:lpwstr>
      </vt:variant>
      <vt:variant>
        <vt:i4>1048636</vt:i4>
      </vt:variant>
      <vt:variant>
        <vt:i4>101</vt:i4>
      </vt:variant>
      <vt:variant>
        <vt:i4>0</vt:i4>
      </vt:variant>
      <vt:variant>
        <vt:i4>5</vt:i4>
      </vt:variant>
      <vt:variant>
        <vt:lpwstr/>
      </vt:variant>
      <vt:variant>
        <vt:lpwstr>_Toc521697143</vt:lpwstr>
      </vt:variant>
      <vt:variant>
        <vt:i4>1048636</vt:i4>
      </vt:variant>
      <vt:variant>
        <vt:i4>95</vt:i4>
      </vt:variant>
      <vt:variant>
        <vt:i4>0</vt:i4>
      </vt:variant>
      <vt:variant>
        <vt:i4>5</vt:i4>
      </vt:variant>
      <vt:variant>
        <vt:lpwstr/>
      </vt:variant>
      <vt:variant>
        <vt:lpwstr>_Toc521697142</vt:lpwstr>
      </vt:variant>
      <vt:variant>
        <vt:i4>1048636</vt:i4>
      </vt:variant>
      <vt:variant>
        <vt:i4>89</vt:i4>
      </vt:variant>
      <vt:variant>
        <vt:i4>0</vt:i4>
      </vt:variant>
      <vt:variant>
        <vt:i4>5</vt:i4>
      </vt:variant>
      <vt:variant>
        <vt:lpwstr/>
      </vt:variant>
      <vt:variant>
        <vt:lpwstr>_Toc521697141</vt:lpwstr>
      </vt:variant>
      <vt:variant>
        <vt:i4>1048636</vt:i4>
      </vt:variant>
      <vt:variant>
        <vt:i4>83</vt:i4>
      </vt:variant>
      <vt:variant>
        <vt:i4>0</vt:i4>
      </vt:variant>
      <vt:variant>
        <vt:i4>5</vt:i4>
      </vt:variant>
      <vt:variant>
        <vt:lpwstr/>
      </vt:variant>
      <vt:variant>
        <vt:lpwstr>_Toc521697140</vt:lpwstr>
      </vt:variant>
      <vt:variant>
        <vt:i4>1507388</vt:i4>
      </vt:variant>
      <vt:variant>
        <vt:i4>77</vt:i4>
      </vt:variant>
      <vt:variant>
        <vt:i4>0</vt:i4>
      </vt:variant>
      <vt:variant>
        <vt:i4>5</vt:i4>
      </vt:variant>
      <vt:variant>
        <vt:lpwstr/>
      </vt:variant>
      <vt:variant>
        <vt:lpwstr>_Toc521697139</vt:lpwstr>
      </vt:variant>
      <vt:variant>
        <vt:i4>1507388</vt:i4>
      </vt:variant>
      <vt:variant>
        <vt:i4>71</vt:i4>
      </vt:variant>
      <vt:variant>
        <vt:i4>0</vt:i4>
      </vt:variant>
      <vt:variant>
        <vt:i4>5</vt:i4>
      </vt:variant>
      <vt:variant>
        <vt:lpwstr/>
      </vt:variant>
      <vt:variant>
        <vt:lpwstr>_Toc521697138</vt:lpwstr>
      </vt:variant>
      <vt:variant>
        <vt:i4>1507388</vt:i4>
      </vt:variant>
      <vt:variant>
        <vt:i4>65</vt:i4>
      </vt:variant>
      <vt:variant>
        <vt:i4>0</vt:i4>
      </vt:variant>
      <vt:variant>
        <vt:i4>5</vt:i4>
      </vt:variant>
      <vt:variant>
        <vt:lpwstr/>
      </vt:variant>
      <vt:variant>
        <vt:lpwstr>_Toc521697137</vt:lpwstr>
      </vt:variant>
      <vt:variant>
        <vt:i4>1507388</vt:i4>
      </vt:variant>
      <vt:variant>
        <vt:i4>59</vt:i4>
      </vt:variant>
      <vt:variant>
        <vt:i4>0</vt:i4>
      </vt:variant>
      <vt:variant>
        <vt:i4>5</vt:i4>
      </vt:variant>
      <vt:variant>
        <vt:lpwstr/>
      </vt:variant>
      <vt:variant>
        <vt:lpwstr>_Toc521697136</vt:lpwstr>
      </vt:variant>
      <vt:variant>
        <vt:i4>1507388</vt:i4>
      </vt:variant>
      <vt:variant>
        <vt:i4>53</vt:i4>
      </vt:variant>
      <vt:variant>
        <vt:i4>0</vt:i4>
      </vt:variant>
      <vt:variant>
        <vt:i4>5</vt:i4>
      </vt:variant>
      <vt:variant>
        <vt:lpwstr/>
      </vt:variant>
      <vt:variant>
        <vt:lpwstr>_Toc521697135</vt:lpwstr>
      </vt:variant>
      <vt:variant>
        <vt:i4>1507388</vt:i4>
      </vt:variant>
      <vt:variant>
        <vt:i4>47</vt:i4>
      </vt:variant>
      <vt:variant>
        <vt:i4>0</vt:i4>
      </vt:variant>
      <vt:variant>
        <vt:i4>5</vt:i4>
      </vt:variant>
      <vt:variant>
        <vt:lpwstr/>
      </vt:variant>
      <vt:variant>
        <vt:lpwstr>_Toc521697134</vt:lpwstr>
      </vt:variant>
      <vt:variant>
        <vt:i4>1114166</vt:i4>
      </vt:variant>
      <vt:variant>
        <vt:i4>38</vt:i4>
      </vt:variant>
      <vt:variant>
        <vt:i4>0</vt:i4>
      </vt:variant>
      <vt:variant>
        <vt:i4>5</vt:i4>
      </vt:variant>
      <vt:variant>
        <vt:lpwstr/>
      </vt:variant>
      <vt:variant>
        <vt:lpwstr>_Toc426037730</vt:lpwstr>
      </vt:variant>
      <vt:variant>
        <vt:i4>1048630</vt:i4>
      </vt:variant>
      <vt:variant>
        <vt:i4>29</vt:i4>
      </vt:variant>
      <vt:variant>
        <vt:i4>0</vt:i4>
      </vt:variant>
      <vt:variant>
        <vt:i4>5</vt:i4>
      </vt:variant>
      <vt:variant>
        <vt:lpwstr/>
      </vt:variant>
      <vt:variant>
        <vt:lpwstr>_Toc426037728</vt:lpwstr>
      </vt:variant>
      <vt:variant>
        <vt:i4>1048630</vt:i4>
      </vt:variant>
      <vt:variant>
        <vt:i4>23</vt:i4>
      </vt:variant>
      <vt:variant>
        <vt:i4>0</vt:i4>
      </vt:variant>
      <vt:variant>
        <vt:i4>5</vt:i4>
      </vt:variant>
      <vt:variant>
        <vt:lpwstr/>
      </vt:variant>
      <vt:variant>
        <vt:lpwstr>_Toc426037727</vt:lpwstr>
      </vt:variant>
      <vt:variant>
        <vt:i4>1048630</vt:i4>
      </vt:variant>
      <vt:variant>
        <vt:i4>17</vt:i4>
      </vt:variant>
      <vt:variant>
        <vt:i4>0</vt:i4>
      </vt:variant>
      <vt:variant>
        <vt:i4>5</vt:i4>
      </vt:variant>
      <vt:variant>
        <vt:lpwstr/>
      </vt:variant>
      <vt:variant>
        <vt:lpwstr>_Toc426037726</vt:lpwstr>
      </vt:variant>
      <vt:variant>
        <vt:i4>1048630</vt:i4>
      </vt:variant>
      <vt:variant>
        <vt:i4>11</vt:i4>
      </vt:variant>
      <vt:variant>
        <vt:i4>0</vt:i4>
      </vt:variant>
      <vt:variant>
        <vt:i4>5</vt:i4>
      </vt:variant>
      <vt:variant>
        <vt:lpwstr/>
      </vt:variant>
      <vt:variant>
        <vt:lpwstr>_Toc426037725</vt:lpwstr>
      </vt:variant>
      <vt:variant>
        <vt:i4>1048630</vt:i4>
      </vt:variant>
      <vt:variant>
        <vt:i4>2</vt:i4>
      </vt:variant>
      <vt:variant>
        <vt:i4>0</vt:i4>
      </vt:variant>
      <vt:variant>
        <vt:i4>5</vt:i4>
      </vt:variant>
      <vt:variant>
        <vt:lpwstr/>
      </vt:variant>
      <vt:variant>
        <vt:lpwstr>_Toc426037720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31</cp:revision>
  <cp:lastPrinted>2013-08-27T11:47:00Z</cp:lastPrinted>
  <dcterms:created xsi:type="dcterms:W3CDTF">2024-11-11T04:06:00Z</dcterms:created>
  <dcterms:modified xsi:type="dcterms:W3CDTF">2024-12-07T13:42:00Z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